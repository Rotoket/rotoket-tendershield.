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789CF" w14:textId="77777777" w:rsidR="007638F6" w:rsidRPr="007638F6" w:rsidRDefault="007638F6" w:rsidP="007638F6">
      <w:pPr>
        <w:autoSpaceDE w:val="0"/>
        <w:spacing w:line="276" w:lineRule="auto"/>
        <w:ind w:left="4820"/>
        <w:jc w:val="both"/>
        <w:rPr>
          <w:sz w:val="20"/>
          <w:szCs w:val="20"/>
        </w:rPr>
      </w:pPr>
      <w:r w:rsidRPr="007638F6">
        <w:rPr>
          <w:sz w:val="20"/>
          <w:szCs w:val="20"/>
        </w:rPr>
        <w:t>УТВЕРЖДЕНО</w:t>
      </w:r>
    </w:p>
    <w:p w14:paraId="042E7B95" w14:textId="69229D55" w:rsidR="007638F6" w:rsidRPr="007638F6" w:rsidRDefault="007C15CB" w:rsidP="007638F6">
      <w:pPr>
        <w:autoSpaceDE w:val="0"/>
        <w:spacing w:line="276" w:lineRule="auto"/>
        <w:ind w:left="4820"/>
        <w:jc w:val="both"/>
        <w:rPr>
          <w:sz w:val="20"/>
          <w:szCs w:val="20"/>
        </w:rPr>
      </w:pPr>
      <w:r>
        <w:rPr>
          <w:sz w:val="20"/>
          <w:szCs w:val="20"/>
        </w:rPr>
        <w:t>Закупочной комиссией</w:t>
      </w:r>
      <w:r w:rsidR="00B673EB">
        <w:rPr>
          <w:sz w:val="20"/>
          <w:szCs w:val="20"/>
        </w:rPr>
        <w:t xml:space="preserve"> </w:t>
      </w:r>
      <w:r w:rsidR="00BE68A1">
        <w:rPr>
          <w:sz w:val="20"/>
          <w:szCs w:val="20"/>
        </w:rPr>
        <w:t>ОО</w:t>
      </w:r>
      <w:r w:rsidR="00B673EB">
        <w:rPr>
          <w:sz w:val="20"/>
          <w:szCs w:val="20"/>
        </w:rPr>
        <w:t xml:space="preserve">О </w:t>
      </w:r>
      <w:r w:rsidR="00BE68A1">
        <w:rPr>
          <w:sz w:val="20"/>
          <w:szCs w:val="20"/>
        </w:rPr>
        <w:t>ТЗК-АЭРО</w:t>
      </w:r>
    </w:p>
    <w:p w14:paraId="0647AB25" w14:textId="77777777" w:rsidR="007638F6" w:rsidRPr="007638F6" w:rsidRDefault="007638F6" w:rsidP="007638F6">
      <w:pPr>
        <w:autoSpaceDE w:val="0"/>
        <w:spacing w:line="276" w:lineRule="auto"/>
        <w:ind w:left="4820"/>
        <w:jc w:val="both"/>
        <w:rPr>
          <w:sz w:val="20"/>
          <w:szCs w:val="20"/>
        </w:rPr>
      </w:pPr>
    </w:p>
    <w:p w14:paraId="067D5DC5" w14:textId="77777777" w:rsidR="007638F6" w:rsidRPr="007638F6" w:rsidRDefault="007638F6" w:rsidP="007638F6">
      <w:pPr>
        <w:autoSpaceDE w:val="0"/>
        <w:spacing w:line="276" w:lineRule="auto"/>
        <w:ind w:left="3828"/>
        <w:rPr>
          <w:sz w:val="20"/>
          <w:szCs w:val="20"/>
        </w:rPr>
      </w:pPr>
      <w:r w:rsidRPr="007638F6">
        <w:rPr>
          <w:sz w:val="20"/>
          <w:szCs w:val="20"/>
        </w:rPr>
        <w:t xml:space="preserve">                                </w:t>
      </w:r>
    </w:p>
    <w:p w14:paraId="1283124E" w14:textId="7816731A" w:rsidR="00114078" w:rsidRPr="007638F6" w:rsidRDefault="007638F6" w:rsidP="007638F6">
      <w:pPr>
        <w:autoSpaceDE w:val="0"/>
        <w:spacing w:line="276" w:lineRule="auto"/>
        <w:ind w:left="3828"/>
        <w:rPr>
          <w:sz w:val="20"/>
          <w:szCs w:val="20"/>
        </w:rPr>
      </w:pPr>
      <w:r w:rsidRPr="007638F6">
        <w:rPr>
          <w:sz w:val="20"/>
          <w:szCs w:val="20"/>
        </w:rPr>
        <w:t xml:space="preserve">                                    </w:t>
      </w:r>
      <w:r>
        <w:rPr>
          <w:sz w:val="20"/>
          <w:szCs w:val="20"/>
        </w:rPr>
        <w:t xml:space="preserve">         </w:t>
      </w:r>
      <w:r w:rsidRPr="007638F6">
        <w:rPr>
          <w:sz w:val="20"/>
          <w:szCs w:val="20"/>
        </w:rPr>
        <w:t xml:space="preserve"> </w:t>
      </w:r>
      <w:r w:rsidR="006F152B">
        <w:rPr>
          <w:sz w:val="20"/>
          <w:szCs w:val="20"/>
        </w:rPr>
        <w:t xml:space="preserve">  «____» __________________ 202</w:t>
      </w:r>
      <w:r w:rsidR="00BC6FF1">
        <w:rPr>
          <w:sz w:val="20"/>
          <w:szCs w:val="20"/>
        </w:rPr>
        <w:t>5</w:t>
      </w:r>
      <w:r w:rsidRPr="007638F6">
        <w:rPr>
          <w:sz w:val="20"/>
          <w:szCs w:val="20"/>
        </w:rPr>
        <w:t xml:space="preserve"> г.</w:t>
      </w:r>
    </w:p>
    <w:p w14:paraId="4961F59B" w14:textId="77777777" w:rsidR="00114078" w:rsidRPr="00681200" w:rsidRDefault="00114078" w:rsidP="007638F6">
      <w:pPr>
        <w:ind w:left="3828"/>
        <w:rPr>
          <w:sz w:val="28"/>
          <w:szCs w:val="28"/>
        </w:rPr>
      </w:pPr>
    </w:p>
    <w:p w14:paraId="4E1808C9" w14:textId="77777777" w:rsidR="00114078" w:rsidRPr="00681200" w:rsidRDefault="00114078" w:rsidP="007638F6">
      <w:pPr>
        <w:ind w:left="3828"/>
        <w:rPr>
          <w:sz w:val="28"/>
          <w:szCs w:val="28"/>
        </w:rPr>
      </w:pPr>
    </w:p>
    <w:p w14:paraId="0B15D9D2" w14:textId="77777777" w:rsidR="00114078" w:rsidRPr="00681200" w:rsidRDefault="00114078" w:rsidP="007638F6">
      <w:pPr>
        <w:ind w:left="3828"/>
        <w:rPr>
          <w:sz w:val="28"/>
          <w:szCs w:val="28"/>
        </w:rPr>
      </w:pPr>
    </w:p>
    <w:p w14:paraId="6051F5C0" w14:textId="77777777" w:rsidR="00114078" w:rsidRPr="00681200" w:rsidRDefault="00114078" w:rsidP="007638F6">
      <w:pPr>
        <w:ind w:left="3828"/>
        <w:rPr>
          <w:sz w:val="28"/>
          <w:szCs w:val="28"/>
        </w:rPr>
      </w:pPr>
    </w:p>
    <w:p w14:paraId="434DA3E3" w14:textId="77777777" w:rsidR="00114078" w:rsidRPr="00681200" w:rsidRDefault="00114078" w:rsidP="00114078">
      <w:pPr>
        <w:jc w:val="both"/>
        <w:rPr>
          <w:sz w:val="28"/>
          <w:szCs w:val="28"/>
        </w:rPr>
      </w:pPr>
    </w:p>
    <w:p w14:paraId="14950CD7" w14:textId="77777777" w:rsidR="00114078" w:rsidRPr="00681200" w:rsidRDefault="00114078" w:rsidP="00114078">
      <w:pPr>
        <w:jc w:val="both"/>
        <w:rPr>
          <w:sz w:val="28"/>
          <w:szCs w:val="28"/>
        </w:rPr>
      </w:pPr>
    </w:p>
    <w:p w14:paraId="351A519F" w14:textId="77777777" w:rsidR="007638F6" w:rsidRPr="007638F6" w:rsidRDefault="007638F6" w:rsidP="007638F6">
      <w:pPr>
        <w:suppressAutoHyphens w:val="0"/>
        <w:jc w:val="center"/>
        <w:rPr>
          <w:b/>
          <w:caps/>
          <w:sz w:val="28"/>
          <w:szCs w:val="28"/>
          <w:lang w:eastAsia="ru-RU"/>
        </w:rPr>
      </w:pPr>
      <w:r w:rsidRPr="007638F6">
        <w:rPr>
          <w:b/>
          <w:caps/>
          <w:sz w:val="28"/>
          <w:szCs w:val="28"/>
          <w:lang w:eastAsia="ru-RU"/>
        </w:rPr>
        <w:t xml:space="preserve">АУКЦИОННАЯ ДОКУМЕНТАЦИЯ </w:t>
      </w:r>
    </w:p>
    <w:p w14:paraId="4DBA1F78" w14:textId="5139F192" w:rsidR="007638F6" w:rsidRPr="007638F6" w:rsidRDefault="007638F6" w:rsidP="007638F6">
      <w:pPr>
        <w:suppressAutoHyphens w:val="0"/>
        <w:jc w:val="center"/>
        <w:rPr>
          <w:b/>
          <w:caps/>
          <w:sz w:val="28"/>
          <w:szCs w:val="28"/>
          <w:lang w:eastAsia="ru-RU"/>
        </w:rPr>
      </w:pPr>
      <w:r w:rsidRPr="007638F6">
        <w:rPr>
          <w:b/>
          <w:caps/>
          <w:sz w:val="28"/>
          <w:szCs w:val="28"/>
          <w:lang w:eastAsia="ru-RU"/>
        </w:rPr>
        <w:t>на аукцион в электронной форме, на право заключения договора на поставку Товаров, выполнения работ</w:t>
      </w:r>
      <w:r w:rsidR="00BD48A1">
        <w:rPr>
          <w:b/>
          <w:caps/>
          <w:sz w:val="28"/>
          <w:szCs w:val="28"/>
          <w:lang w:eastAsia="ru-RU"/>
        </w:rPr>
        <w:t>, ОКАЗАНИЯ УСЛУГ</w:t>
      </w:r>
      <w:r w:rsidRPr="007638F6">
        <w:rPr>
          <w:b/>
          <w:caps/>
          <w:sz w:val="28"/>
          <w:szCs w:val="28"/>
          <w:lang w:eastAsia="ru-RU"/>
        </w:rPr>
        <w:t xml:space="preserve"> для  нужд </w:t>
      </w:r>
    </w:p>
    <w:p w14:paraId="78562F35" w14:textId="7DAD08BE" w:rsidR="007638F6" w:rsidRPr="007638F6" w:rsidRDefault="002B756F" w:rsidP="007638F6">
      <w:pPr>
        <w:suppressAutoHyphens w:val="0"/>
        <w:jc w:val="center"/>
        <w:rPr>
          <w:b/>
          <w:color w:val="0000FF"/>
          <w:sz w:val="52"/>
          <w:szCs w:val="52"/>
          <w:lang w:eastAsia="ru-RU"/>
        </w:rPr>
      </w:pPr>
      <w:r>
        <w:rPr>
          <w:b/>
          <w:caps/>
          <w:sz w:val="28"/>
          <w:szCs w:val="28"/>
          <w:lang w:eastAsia="ru-RU"/>
        </w:rPr>
        <w:t>ОО</w:t>
      </w:r>
      <w:r w:rsidR="00B673EB">
        <w:rPr>
          <w:b/>
          <w:caps/>
          <w:sz w:val="28"/>
          <w:szCs w:val="28"/>
          <w:lang w:eastAsia="ru-RU"/>
        </w:rPr>
        <w:t xml:space="preserve">О </w:t>
      </w:r>
      <w:r>
        <w:rPr>
          <w:b/>
          <w:caps/>
          <w:sz w:val="28"/>
          <w:szCs w:val="28"/>
          <w:lang w:eastAsia="ru-RU"/>
        </w:rPr>
        <w:t>«ТЗК-АЭРО»</w:t>
      </w:r>
    </w:p>
    <w:p w14:paraId="1D5E04AF" w14:textId="77777777" w:rsidR="00114078" w:rsidRPr="00681200" w:rsidRDefault="00114078" w:rsidP="00114078">
      <w:pPr>
        <w:jc w:val="both"/>
        <w:rPr>
          <w:sz w:val="28"/>
          <w:szCs w:val="28"/>
        </w:rPr>
      </w:pPr>
    </w:p>
    <w:p w14:paraId="3AE66DF0" w14:textId="77777777" w:rsidR="00114078" w:rsidRPr="00681200" w:rsidRDefault="00114078" w:rsidP="00114078">
      <w:pPr>
        <w:jc w:val="both"/>
        <w:rPr>
          <w:sz w:val="28"/>
          <w:szCs w:val="28"/>
        </w:rPr>
      </w:pPr>
    </w:p>
    <w:p w14:paraId="35146B27" w14:textId="77777777" w:rsidR="00114078" w:rsidRPr="00681200" w:rsidRDefault="00114078" w:rsidP="00114078">
      <w:pPr>
        <w:jc w:val="both"/>
        <w:rPr>
          <w:sz w:val="28"/>
          <w:szCs w:val="28"/>
        </w:rPr>
      </w:pPr>
    </w:p>
    <w:p w14:paraId="6B5F7E46" w14:textId="77777777" w:rsidR="00F148B9" w:rsidRDefault="00F148B9" w:rsidP="00114078">
      <w:pPr>
        <w:jc w:val="both"/>
        <w:rPr>
          <w:sz w:val="28"/>
          <w:szCs w:val="28"/>
        </w:rPr>
      </w:pPr>
    </w:p>
    <w:p w14:paraId="497C2BBB" w14:textId="77777777" w:rsidR="007638F6" w:rsidRDefault="007638F6" w:rsidP="00114078">
      <w:pPr>
        <w:jc w:val="both"/>
        <w:rPr>
          <w:sz w:val="28"/>
          <w:szCs w:val="28"/>
        </w:rPr>
      </w:pPr>
    </w:p>
    <w:p w14:paraId="3BA678C7" w14:textId="77777777" w:rsidR="00F148B9" w:rsidRDefault="00F148B9" w:rsidP="00114078">
      <w:pPr>
        <w:jc w:val="both"/>
        <w:rPr>
          <w:sz w:val="28"/>
          <w:szCs w:val="28"/>
        </w:rPr>
      </w:pPr>
    </w:p>
    <w:p w14:paraId="7C744DF2" w14:textId="77777777" w:rsidR="00F148B9" w:rsidRPr="00681200" w:rsidRDefault="00F148B9" w:rsidP="00114078">
      <w:pPr>
        <w:jc w:val="both"/>
        <w:rPr>
          <w:sz w:val="28"/>
          <w:szCs w:val="28"/>
        </w:rPr>
      </w:pPr>
    </w:p>
    <w:p w14:paraId="14DF2D16" w14:textId="77777777" w:rsidR="00114078" w:rsidRPr="00681200" w:rsidRDefault="00114078" w:rsidP="00114078">
      <w:pPr>
        <w:jc w:val="both"/>
        <w:rPr>
          <w:sz w:val="28"/>
          <w:szCs w:val="28"/>
        </w:rPr>
      </w:pPr>
    </w:p>
    <w:p w14:paraId="50D15552" w14:textId="77777777" w:rsidR="00114078" w:rsidRPr="00681200" w:rsidRDefault="00114078" w:rsidP="00114078">
      <w:pPr>
        <w:jc w:val="both"/>
        <w:rPr>
          <w:sz w:val="28"/>
          <w:szCs w:val="28"/>
        </w:rPr>
      </w:pPr>
    </w:p>
    <w:p w14:paraId="09C30AB3" w14:textId="77777777" w:rsidR="00114078" w:rsidRDefault="00114078" w:rsidP="00114078">
      <w:pPr>
        <w:jc w:val="center"/>
        <w:rPr>
          <w:b/>
          <w:sz w:val="28"/>
          <w:szCs w:val="28"/>
        </w:rPr>
      </w:pPr>
    </w:p>
    <w:p w14:paraId="1A7E3BB0" w14:textId="77777777" w:rsidR="006F152B" w:rsidRDefault="006F152B" w:rsidP="00114078">
      <w:pPr>
        <w:jc w:val="center"/>
        <w:rPr>
          <w:b/>
          <w:sz w:val="28"/>
          <w:szCs w:val="28"/>
        </w:rPr>
      </w:pPr>
    </w:p>
    <w:p w14:paraId="77C48D6D" w14:textId="77777777" w:rsidR="006F152B" w:rsidRDefault="006F152B" w:rsidP="00114078">
      <w:pPr>
        <w:jc w:val="center"/>
        <w:rPr>
          <w:b/>
          <w:sz w:val="28"/>
          <w:szCs w:val="28"/>
        </w:rPr>
      </w:pPr>
    </w:p>
    <w:p w14:paraId="4A727B2B" w14:textId="77777777" w:rsidR="006F152B" w:rsidRDefault="006F152B" w:rsidP="00114078">
      <w:pPr>
        <w:jc w:val="center"/>
        <w:rPr>
          <w:b/>
          <w:sz w:val="28"/>
          <w:szCs w:val="28"/>
        </w:rPr>
      </w:pPr>
    </w:p>
    <w:p w14:paraId="24EC021B" w14:textId="77777777" w:rsidR="006F152B" w:rsidRDefault="006F152B" w:rsidP="00114078">
      <w:pPr>
        <w:jc w:val="center"/>
        <w:rPr>
          <w:b/>
          <w:sz w:val="28"/>
          <w:szCs w:val="28"/>
        </w:rPr>
      </w:pPr>
    </w:p>
    <w:p w14:paraId="0D19855A" w14:textId="77777777" w:rsidR="006F152B" w:rsidRDefault="006F152B" w:rsidP="00114078">
      <w:pPr>
        <w:jc w:val="center"/>
        <w:rPr>
          <w:b/>
          <w:sz w:val="28"/>
          <w:szCs w:val="28"/>
        </w:rPr>
      </w:pPr>
    </w:p>
    <w:p w14:paraId="271D825F" w14:textId="77777777" w:rsidR="006F152B" w:rsidRDefault="006F152B" w:rsidP="00114078">
      <w:pPr>
        <w:jc w:val="center"/>
        <w:rPr>
          <w:b/>
          <w:sz w:val="28"/>
          <w:szCs w:val="28"/>
        </w:rPr>
      </w:pPr>
    </w:p>
    <w:p w14:paraId="321F4497" w14:textId="77777777" w:rsidR="006F152B" w:rsidRDefault="006F152B" w:rsidP="00114078">
      <w:pPr>
        <w:jc w:val="center"/>
        <w:rPr>
          <w:b/>
          <w:sz w:val="28"/>
          <w:szCs w:val="28"/>
        </w:rPr>
      </w:pPr>
    </w:p>
    <w:p w14:paraId="749712AB" w14:textId="77777777" w:rsidR="006F152B" w:rsidRDefault="006F152B" w:rsidP="00114078">
      <w:pPr>
        <w:jc w:val="center"/>
        <w:rPr>
          <w:b/>
          <w:sz w:val="28"/>
          <w:szCs w:val="28"/>
        </w:rPr>
      </w:pPr>
    </w:p>
    <w:p w14:paraId="62B424B4" w14:textId="77777777" w:rsidR="006F152B" w:rsidRDefault="006F152B" w:rsidP="00114078">
      <w:pPr>
        <w:jc w:val="center"/>
        <w:rPr>
          <w:b/>
          <w:sz w:val="28"/>
          <w:szCs w:val="28"/>
        </w:rPr>
      </w:pPr>
    </w:p>
    <w:p w14:paraId="33F0ED86" w14:textId="77777777" w:rsidR="006F152B" w:rsidRDefault="006F152B" w:rsidP="00114078">
      <w:pPr>
        <w:jc w:val="center"/>
        <w:rPr>
          <w:b/>
          <w:sz w:val="28"/>
          <w:szCs w:val="28"/>
        </w:rPr>
      </w:pPr>
    </w:p>
    <w:p w14:paraId="5E6142C4" w14:textId="77777777" w:rsidR="00881429" w:rsidRDefault="00881429" w:rsidP="00114078">
      <w:pPr>
        <w:jc w:val="center"/>
        <w:rPr>
          <w:b/>
          <w:sz w:val="28"/>
          <w:szCs w:val="28"/>
        </w:rPr>
      </w:pPr>
    </w:p>
    <w:p w14:paraId="544B4207" w14:textId="77777777" w:rsidR="00881429" w:rsidRDefault="00881429" w:rsidP="00114078">
      <w:pPr>
        <w:jc w:val="center"/>
        <w:rPr>
          <w:b/>
          <w:sz w:val="28"/>
          <w:szCs w:val="28"/>
        </w:rPr>
      </w:pPr>
    </w:p>
    <w:p w14:paraId="0DC5ACDE" w14:textId="77777777" w:rsidR="00B64EB9" w:rsidRDefault="00B64EB9" w:rsidP="00114078">
      <w:pPr>
        <w:jc w:val="center"/>
        <w:rPr>
          <w:b/>
          <w:sz w:val="28"/>
          <w:szCs w:val="28"/>
        </w:rPr>
      </w:pPr>
    </w:p>
    <w:p w14:paraId="7385868E" w14:textId="77777777" w:rsidR="00B64EB9" w:rsidRDefault="00B64EB9" w:rsidP="00114078">
      <w:pPr>
        <w:jc w:val="center"/>
        <w:rPr>
          <w:b/>
          <w:sz w:val="28"/>
          <w:szCs w:val="28"/>
        </w:rPr>
      </w:pPr>
    </w:p>
    <w:p w14:paraId="3CD5093E" w14:textId="77777777" w:rsidR="006F152B" w:rsidRDefault="006F152B" w:rsidP="00114078">
      <w:pPr>
        <w:jc w:val="center"/>
        <w:rPr>
          <w:b/>
          <w:sz w:val="28"/>
          <w:szCs w:val="28"/>
        </w:rPr>
      </w:pPr>
    </w:p>
    <w:p w14:paraId="53D06803" w14:textId="77777777" w:rsidR="006F152B" w:rsidRDefault="006F152B" w:rsidP="00114078">
      <w:pPr>
        <w:jc w:val="center"/>
        <w:rPr>
          <w:b/>
          <w:sz w:val="28"/>
          <w:szCs w:val="28"/>
        </w:rPr>
      </w:pPr>
    </w:p>
    <w:p w14:paraId="7D3328C8" w14:textId="77777777" w:rsidR="006F152B" w:rsidRPr="00681200" w:rsidRDefault="006F152B" w:rsidP="00114078">
      <w:pPr>
        <w:jc w:val="center"/>
        <w:rPr>
          <w:b/>
          <w:sz w:val="28"/>
          <w:szCs w:val="28"/>
        </w:rPr>
      </w:pPr>
    </w:p>
    <w:p w14:paraId="2EB07DDD" w14:textId="77777777" w:rsidR="00114078" w:rsidRPr="00681200" w:rsidRDefault="00114078" w:rsidP="00114078">
      <w:pPr>
        <w:jc w:val="center"/>
        <w:rPr>
          <w:b/>
          <w:sz w:val="28"/>
          <w:szCs w:val="28"/>
        </w:rPr>
      </w:pPr>
      <w:r w:rsidRPr="00681200">
        <w:rPr>
          <w:b/>
          <w:sz w:val="28"/>
          <w:szCs w:val="28"/>
        </w:rPr>
        <w:t>г.</w:t>
      </w:r>
      <w:r w:rsidR="001A559A" w:rsidRPr="0043288B">
        <w:rPr>
          <w:b/>
          <w:sz w:val="28"/>
          <w:szCs w:val="28"/>
        </w:rPr>
        <w:t xml:space="preserve"> </w:t>
      </w:r>
      <w:r w:rsidR="007638F6">
        <w:rPr>
          <w:b/>
          <w:sz w:val="28"/>
          <w:szCs w:val="28"/>
        </w:rPr>
        <w:t>Хабаровск</w:t>
      </w:r>
    </w:p>
    <w:p w14:paraId="43D94ED7" w14:textId="19C5E589" w:rsidR="00114078" w:rsidRDefault="00BE0B87" w:rsidP="00114078">
      <w:pPr>
        <w:jc w:val="center"/>
        <w:rPr>
          <w:b/>
          <w:sz w:val="28"/>
          <w:szCs w:val="28"/>
        </w:rPr>
      </w:pPr>
      <w:r>
        <w:rPr>
          <w:b/>
          <w:sz w:val="28"/>
          <w:szCs w:val="28"/>
        </w:rPr>
        <w:t>202</w:t>
      </w:r>
      <w:r w:rsidR="00BC6FF1">
        <w:rPr>
          <w:b/>
          <w:sz w:val="28"/>
          <w:szCs w:val="28"/>
        </w:rPr>
        <w:t>5</w:t>
      </w:r>
    </w:p>
    <w:p w14:paraId="02B279DB" w14:textId="77777777" w:rsidR="006F152B" w:rsidRDefault="006F152B" w:rsidP="00114078">
      <w:pPr>
        <w:jc w:val="center"/>
        <w:rPr>
          <w:b/>
          <w:sz w:val="28"/>
          <w:szCs w:val="28"/>
        </w:rPr>
      </w:pPr>
    </w:p>
    <w:p w14:paraId="13F981AE" w14:textId="77777777" w:rsidR="006F152B" w:rsidRDefault="006F152B" w:rsidP="00114078">
      <w:pPr>
        <w:jc w:val="center"/>
        <w:rPr>
          <w:b/>
          <w:sz w:val="28"/>
          <w:szCs w:val="28"/>
        </w:rPr>
      </w:pPr>
    </w:p>
    <w:p w14:paraId="2DB9BBC6" w14:textId="77777777" w:rsidR="00881429" w:rsidRDefault="00881429" w:rsidP="00114078">
      <w:pPr>
        <w:jc w:val="center"/>
        <w:rPr>
          <w:b/>
          <w:sz w:val="28"/>
          <w:szCs w:val="28"/>
        </w:rPr>
      </w:pPr>
    </w:p>
    <w:p w14:paraId="5D934ACA" w14:textId="77777777" w:rsidR="00114078" w:rsidRPr="002D35F6" w:rsidRDefault="00114078" w:rsidP="00114078">
      <w:pPr>
        <w:widowControl w:val="0"/>
        <w:tabs>
          <w:tab w:val="left" w:pos="0"/>
        </w:tabs>
        <w:spacing w:line="240" w:lineRule="exact"/>
        <w:ind w:left="6096" w:right="-286" w:hanging="6096"/>
        <w:jc w:val="center"/>
        <w:rPr>
          <w:b/>
        </w:rPr>
      </w:pPr>
      <w:r>
        <w:rPr>
          <w:b/>
        </w:rPr>
        <w:t xml:space="preserve">РАЗДЕЛ </w:t>
      </w:r>
      <w:r>
        <w:rPr>
          <w:b/>
          <w:lang w:val="en-US"/>
        </w:rPr>
        <w:t>I</w:t>
      </w:r>
      <w:r>
        <w:rPr>
          <w:b/>
        </w:rPr>
        <w:t>. ИЗВЕЩЕНИЕ О ЗАКУПКЕ</w:t>
      </w:r>
    </w:p>
    <w:p w14:paraId="76A912C1" w14:textId="77777777" w:rsidR="00114078" w:rsidRPr="002D35F6" w:rsidRDefault="00114078" w:rsidP="00114078">
      <w:pPr>
        <w:widowControl w:val="0"/>
        <w:tabs>
          <w:tab w:val="left" w:pos="0"/>
        </w:tabs>
        <w:spacing w:line="240" w:lineRule="exact"/>
        <w:ind w:left="6096" w:right="-286" w:hanging="6096"/>
        <w:jc w:val="center"/>
        <w:rPr>
          <w:b/>
        </w:rPr>
      </w:pPr>
    </w:p>
    <w:p w14:paraId="4F415B1E" w14:textId="6CEB273A" w:rsidR="00114078" w:rsidRPr="006F152B" w:rsidRDefault="001A420E" w:rsidP="00114078">
      <w:pPr>
        <w:pStyle w:val="210"/>
        <w:ind w:left="0" w:right="-1" w:firstLine="0"/>
        <w:rPr>
          <w:sz w:val="22"/>
          <w:szCs w:val="22"/>
          <w:lang w:val="ru-RU"/>
        </w:rPr>
      </w:pPr>
      <w:r>
        <w:rPr>
          <w:sz w:val="22"/>
          <w:szCs w:val="22"/>
          <w:lang w:val="ru-RU"/>
        </w:rPr>
        <w:t>ОО</w:t>
      </w:r>
      <w:r w:rsidR="00F87C59">
        <w:rPr>
          <w:sz w:val="22"/>
          <w:szCs w:val="22"/>
          <w:lang w:val="ru-RU"/>
        </w:rPr>
        <w:t xml:space="preserve">О </w:t>
      </w:r>
      <w:r w:rsidR="00EE42EC">
        <w:rPr>
          <w:sz w:val="22"/>
          <w:szCs w:val="22"/>
          <w:lang w:val="ru-RU"/>
        </w:rPr>
        <w:t>«</w:t>
      </w:r>
      <w:r w:rsidR="00120727">
        <w:rPr>
          <w:sz w:val="22"/>
          <w:szCs w:val="22"/>
          <w:lang w:val="ru-RU"/>
        </w:rPr>
        <w:t>ТЗК-АЭРО</w:t>
      </w:r>
      <w:r w:rsidR="00EE42EC">
        <w:rPr>
          <w:sz w:val="22"/>
          <w:szCs w:val="22"/>
          <w:lang w:val="ru-RU"/>
        </w:rPr>
        <w:t>»</w:t>
      </w:r>
      <w:r w:rsidR="007638F6">
        <w:rPr>
          <w:sz w:val="22"/>
          <w:szCs w:val="22"/>
          <w:lang w:val="ru-RU"/>
        </w:rPr>
        <w:t xml:space="preserve"> (далее</w:t>
      </w:r>
      <w:r w:rsidR="00114078" w:rsidRPr="002D35F6">
        <w:rPr>
          <w:sz w:val="22"/>
          <w:szCs w:val="22"/>
          <w:lang w:val="ru-RU"/>
        </w:rPr>
        <w:t xml:space="preserve"> Заказчик) объявляет о проведении закупки способом </w:t>
      </w:r>
      <w:r w:rsidR="00B64EB9">
        <w:rPr>
          <w:sz w:val="22"/>
          <w:szCs w:val="22"/>
          <w:lang w:val="ru-RU"/>
        </w:rPr>
        <w:t>–</w:t>
      </w:r>
      <w:r w:rsidR="008311B8">
        <w:rPr>
          <w:sz w:val="22"/>
          <w:szCs w:val="22"/>
          <w:lang w:val="ru-RU"/>
        </w:rPr>
        <w:t xml:space="preserve"> </w:t>
      </w:r>
      <w:r w:rsidR="00B232D3">
        <w:rPr>
          <w:sz w:val="22"/>
          <w:szCs w:val="22"/>
          <w:lang w:val="ru-RU"/>
        </w:rPr>
        <w:t>аукцион</w:t>
      </w:r>
      <w:r w:rsidR="00B64EB9">
        <w:rPr>
          <w:sz w:val="22"/>
          <w:szCs w:val="22"/>
          <w:lang w:val="ru-RU"/>
        </w:rPr>
        <w:t xml:space="preserve"> в электронной форме</w:t>
      </w:r>
      <w:r w:rsidR="00114078" w:rsidRPr="00FB0103">
        <w:rPr>
          <w:sz w:val="22"/>
          <w:szCs w:val="22"/>
          <w:lang w:val="ru-RU"/>
        </w:rPr>
        <w:t xml:space="preserve"> </w:t>
      </w:r>
      <w:r w:rsidR="00976785">
        <w:rPr>
          <w:sz w:val="22"/>
          <w:szCs w:val="22"/>
          <w:lang w:val="ru-RU"/>
        </w:rPr>
        <w:t xml:space="preserve">на </w:t>
      </w:r>
      <w:r w:rsidR="000F3489">
        <w:rPr>
          <w:sz w:val="22"/>
          <w:szCs w:val="22"/>
          <w:lang w:val="ru-RU"/>
        </w:rPr>
        <w:t>Закупку</w:t>
      </w:r>
      <w:r w:rsidR="000F3489" w:rsidRPr="000F3489">
        <w:rPr>
          <w:sz w:val="22"/>
          <w:szCs w:val="22"/>
          <w:lang w:val="ru-RU"/>
        </w:rPr>
        <w:t xml:space="preserve"> </w:t>
      </w:r>
      <w:r w:rsidR="00956FF2" w:rsidRPr="00956FF2">
        <w:rPr>
          <w:sz w:val="22"/>
          <w:szCs w:val="22"/>
          <w:highlight w:val="yellow"/>
          <w:lang w:val="ru-RU"/>
        </w:rPr>
        <w:t>«</w:t>
      </w:r>
      <w:r w:rsidR="00397565">
        <w:rPr>
          <w:sz w:val="22"/>
          <w:szCs w:val="22"/>
          <w:highlight w:val="yellow"/>
          <w:lang w:val="ru-RU"/>
        </w:rPr>
        <w:t>С</w:t>
      </w:r>
      <w:r w:rsidR="00397565" w:rsidRPr="00397565">
        <w:rPr>
          <w:sz w:val="22"/>
          <w:szCs w:val="22"/>
          <w:highlight w:val="yellow"/>
          <w:lang w:val="ru-RU"/>
        </w:rPr>
        <w:t>троительно-монтажные работы по модернизации инженерно-технических средства комплекса обеспечения противопожарной защиты в автоматическом режиме объектов ООО «ТЗК-АЭРО»</w:t>
      </w:r>
      <w:r w:rsidR="00956FF2" w:rsidRPr="00814340">
        <w:rPr>
          <w:sz w:val="22"/>
          <w:szCs w:val="22"/>
          <w:highlight w:val="yellow"/>
          <w:lang w:val="ru-RU"/>
        </w:rPr>
        <w:t>»</w:t>
      </w:r>
      <w:r w:rsidR="00956FF2" w:rsidRPr="00956FF2">
        <w:rPr>
          <w:sz w:val="22"/>
          <w:szCs w:val="22"/>
          <w:lang w:val="ru-RU"/>
        </w:rPr>
        <w:t xml:space="preserve"> </w:t>
      </w:r>
      <w:r w:rsidR="00114078" w:rsidRPr="002741CB">
        <w:rPr>
          <w:sz w:val="22"/>
          <w:szCs w:val="22"/>
          <w:lang w:val="ru-RU"/>
        </w:rPr>
        <w:t>(далее - закупка):</w:t>
      </w:r>
    </w:p>
    <w:tbl>
      <w:tblPr>
        <w:tblStyle w:val="a5"/>
        <w:tblW w:w="10060" w:type="dxa"/>
        <w:tblLayout w:type="fixed"/>
        <w:tblLook w:val="04A0" w:firstRow="1" w:lastRow="0" w:firstColumn="1" w:lastColumn="0" w:noHBand="0" w:noVBand="1"/>
      </w:tblPr>
      <w:tblGrid>
        <w:gridCol w:w="1413"/>
        <w:gridCol w:w="1134"/>
        <w:gridCol w:w="1134"/>
        <w:gridCol w:w="142"/>
        <w:gridCol w:w="1276"/>
        <w:gridCol w:w="2268"/>
        <w:gridCol w:w="1134"/>
        <w:gridCol w:w="1559"/>
      </w:tblGrid>
      <w:tr w:rsidR="00114078" w:rsidRPr="00862D5B" w14:paraId="622B1929" w14:textId="77777777" w:rsidTr="00F87940">
        <w:tc>
          <w:tcPr>
            <w:tcW w:w="10060" w:type="dxa"/>
            <w:gridSpan w:val="8"/>
            <w:shd w:val="clear" w:color="auto" w:fill="D9D9D9" w:themeFill="background1" w:themeFillShade="D9"/>
            <w:hideMark/>
          </w:tcPr>
          <w:p w14:paraId="1951620C" w14:textId="77777777" w:rsidR="00114078" w:rsidRPr="00862D5B" w:rsidRDefault="00114078" w:rsidP="00F30742">
            <w:pPr>
              <w:rPr>
                <w:sz w:val="20"/>
                <w:szCs w:val="20"/>
              </w:rPr>
            </w:pPr>
            <w:r w:rsidRPr="00862D5B">
              <w:rPr>
                <w:bCs/>
                <w:sz w:val="20"/>
                <w:szCs w:val="20"/>
              </w:rPr>
              <w:t>Информация о Заказчике:</w:t>
            </w:r>
          </w:p>
        </w:tc>
      </w:tr>
      <w:tr w:rsidR="00114078" w:rsidRPr="00862D5B" w14:paraId="22E71AF5" w14:textId="77777777" w:rsidTr="00F87940">
        <w:tc>
          <w:tcPr>
            <w:tcW w:w="3681" w:type="dxa"/>
            <w:gridSpan w:val="3"/>
            <w:hideMark/>
          </w:tcPr>
          <w:p w14:paraId="2A711994" w14:textId="77777777" w:rsidR="00114078" w:rsidRPr="00862D5B" w:rsidRDefault="00114078" w:rsidP="00F30742">
            <w:pPr>
              <w:rPr>
                <w:sz w:val="20"/>
                <w:szCs w:val="20"/>
              </w:rPr>
            </w:pPr>
            <w:r w:rsidRPr="00862D5B">
              <w:rPr>
                <w:sz w:val="20"/>
                <w:szCs w:val="20"/>
              </w:rPr>
              <w:t>- полное наименование</w:t>
            </w:r>
          </w:p>
        </w:tc>
        <w:tc>
          <w:tcPr>
            <w:tcW w:w="6379" w:type="dxa"/>
            <w:gridSpan w:val="5"/>
            <w:hideMark/>
          </w:tcPr>
          <w:p w14:paraId="4FEF1AE1" w14:textId="43CE11E1" w:rsidR="00114078" w:rsidRPr="00A276EB" w:rsidRDefault="00120727" w:rsidP="006F152B">
            <w:pPr>
              <w:rPr>
                <w:sz w:val="20"/>
                <w:szCs w:val="20"/>
              </w:rPr>
            </w:pPr>
            <w:r>
              <w:rPr>
                <w:sz w:val="20"/>
                <w:szCs w:val="20"/>
              </w:rPr>
              <w:t>ОО</w:t>
            </w:r>
            <w:r w:rsidR="00944370" w:rsidRPr="00A276EB">
              <w:rPr>
                <w:sz w:val="20"/>
                <w:szCs w:val="20"/>
              </w:rPr>
              <w:t xml:space="preserve">О </w:t>
            </w:r>
            <w:r w:rsidR="003E0417">
              <w:rPr>
                <w:sz w:val="20"/>
                <w:szCs w:val="20"/>
              </w:rPr>
              <w:t>«</w:t>
            </w:r>
            <w:r>
              <w:rPr>
                <w:sz w:val="20"/>
                <w:szCs w:val="20"/>
              </w:rPr>
              <w:t>ТЗК-АЭРО</w:t>
            </w:r>
            <w:r w:rsidR="003E0417">
              <w:rPr>
                <w:sz w:val="20"/>
                <w:szCs w:val="20"/>
              </w:rPr>
              <w:t>»</w:t>
            </w:r>
          </w:p>
        </w:tc>
      </w:tr>
      <w:tr w:rsidR="00114078" w:rsidRPr="00862D5B" w14:paraId="6779ACC0" w14:textId="77777777" w:rsidTr="00F87940">
        <w:trPr>
          <w:trHeight w:val="254"/>
        </w:trPr>
        <w:tc>
          <w:tcPr>
            <w:tcW w:w="3681" w:type="dxa"/>
            <w:gridSpan w:val="3"/>
          </w:tcPr>
          <w:p w14:paraId="1701EE17" w14:textId="07131945" w:rsidR="00114078" w:rsidRPr="00862D5B" w:rsidRDefault="00114078" w:rsidP="00F30742">
            <w:pPr>
              <w:rPr>
                <w:sz w:val="20"/>
                <w:szCs w:val="20"/>
              </w:rPr>
            </w:pPr>
            <w:r w:rsidRPr="00862D5B">
              <w:rPr>
                <w:sz w:val="20"/>
                <w:szCs w:val="20"/>
              </w:rPr>
              <w:t>- место нахождения</w:t>
            </w:r>
            <w:r w:rsidR="00165704">
              <w:rPr>
                <w:sz w:val="20"/>
                <w:szCs w:val="20"/>
              </w:rPr>
              <w:t>,</w:t>
            </w:r>
            <w:r w:rsidR="00984C47" w:rsidRPr="00862D5B">
              <w:rPr>
                <w:sz w:val="20"/>
                <w:szCs w:val="20"/>
              </w:rPr>
              <w:t xml:space="preserve"> почтовый адрес</w:t>
            </w:r>
          </w:p>
        </w:tc>
        <w:tc>
          <w:tcPr>
            <w:tcW w:w="6379" w:type="dxa"/>
            <w:gridSpan w:val="5"/>
          </w:tcPr>
          <w:p w14:paraId="4017ADF7" w14:textId="7CB4D788" w:rsidR="00114078" w:rsidRPr="00A276EB" w:rsidRDefault="003D28A9" w:rsidP="00114078">
            <w:pPr>
              <w:pStyle w:val="a6"/>
              <w:keepNext/>
              <w:jc w:val="both"/>
              <w:rPr>
                <w:sz w:val="20"/>
                <w:szCs w:val="20"/>
              </w:rPr>
            </w:pPr>
            <w:r w:rsidRPr="00EF22DE">
              <w:rPr>
                <w:sz w:val="20"/>
                <w:szCs w:val="20"/>
              </w:rPr>
              <w:t xml:space="preserve">Российская Федерация, </w:t>
            </w:r>
            <w:r w:rsidRPr="0091406B">
              <w:rPr>
                <w:sz w:val="20"/>
                <w:szCs w:val="20"/>
              </w:rPr>
              <w:t>680031, г.</w:t>
            </w:r>
            <w:r>
              <w:rPr>
                <w:sz w:val="20"/>
                <w:szCs w:val="20"/>
              </w:rPr>
              <w:t xml:space="preserve"> </w:t>
            </w:r>
            <w:r w:rsidRPr="0091406B">
              <w:rPr>
                <w:sz w:val="20"/>
                <w:szCs w:val="20"/>
              </w:rPr>
              <w:t xml:space="preserve">Хабаровск, Матвеевское шоссе, дом </w:t>
            </w:r>
            <w:r>
              <w:rPr>
                <w:sz w:val="20"/>
                <w:szCs w:val="20"/>
              </w:rPr>
              <w:t>49В</w:t>
            </w:r>
          </w:p>
        </w:tc>
      </w:tr>
      <w:tr w:rsidR="006F152B" w:rsidRPr="00862D5B" w14:paraId="1478D1E4" w14:textId="77777777" w:rsidTr="00F87940">
        <w:trPr>
          <w:trHeight w:val="192"/>
        </w:trPr>
        <w:tc>
          <w:tcPr>
            <w:tcW w:w="3681" w:type="dxa"/>
            <w:gridSpan w:val="3"/>
          </w:tcPr>
          <w:p w14:paraId="41E541A7" w14:textId="77777777" w:rsidR="006F152B" w:rsidRPr="00615BF8" w:rsidRDefault="006F152B" w:rsidP="00615BF8">
            <w:pPr>
              <w:pStyle w:val="af6"/>
              <w:rPr>
                <w:sz w:val="20"/>
                <w:szCs w:val="20"/>
              </w:rPr>
            </w:pPr>
            <w:r w:rsidRPr="00615BF8">
              <w:rPr>
                <w:sz w:val="20"/>
                <w:szCs w:val="20"/>
              </w:rPr>
              <w:t>- контактное лицо</w:t>
            </w:r>
          </w:p>
        </w:tc>
        <w:tc>
          <w:tcPr>
            <w:tcW w:w="6379" w:type="dxa"/>
            <w:gridSpan w:val="5"/>
          </w:tcPr>
          <w:p w14:paraId="0A575E2A" w14:textId="3254BF73" w:rsidR="00A50CFA" w:rsidRDefault="003F5DF2" w:rsidP="00A50CFA">
            <w:pPr>
              <w:rPr>
                <w:sz w:val="20"/>
                <w:szCs w:val="20"/>
              </w:rPr>
            </w:pPr>
            <w:r>
              <w:rPr>
                <w:sz w:val="20"/>
                <w:szCs w:val="20"/>
              </w:rPr>
              <w:t xml:space="preserve">Ответственное лицо за исполнение договора – </w:t>
            </w:r>
            <w:r w:rsidR="004005AE">
              <w:rPr>
                <w:sz w:val="20"/>
                <w:szCs w:val="20"/>
              </w:rPr>
              <w:t xml:space="preserve">Молчанов Сергей </w:t>
            </w:r>
            <w:r w:rsidR="00397565">
              <w:rPr>
                <w:sz w:val="20"/>
                <w:szCs w:val="20"/>
              </w:rPr>
              <w:t>Александрови</w:t>
            </w:r>
            <w:r w:rsidR="004005AE">
              <w:rPr>
                <w:sz w:val="20"/>
                <w:szCs w:val="20"/>
              </w:rPr>
              <w:t>ч</w:t>
            </w:r>
            <w:r w:rsidR="00B403B2">
              <w:rPr>
                <w:sz w:val="20"/>
                <w:szCs w:val="20"/>
              </w:rPr>
              <w:t>, тел</w:t>
            </w:r>
            <w:r w:rsidR="00814340">
              <w:rPr>
                <w:sz w:val="20"/>
                <w:szCs w:val="20"/>
              </w:rPr>
              <w:t xml:space="preserve">. 8 </w:t>
            </w:r>
            <w:r w:rsidR="00814340" w:rsidRPr="00814340">
              <w:rPr>
                <w:sz w:val="20"/>
                <w:szCs w:val="20"/>
              </w:rPr>
              <w:t>(4212) 26-</w:t>
            </w:r>
            <w:r w:rsidR="00A50CFA">
              <w:rPr>
                <w:sz w:val="20"/>
                <w:szCs w:val="20"/>
              </w:rPr>
              <w:t>31-35</w:t>
            </w:r>
          </w:p>
          <w:p w14:paraId="13147FD5" w14:textId="5B98A74F" w:rsidR="00A07707" w:rsidRPr="00607F94" w:rsidRDefault="00A07707" w:rsidP="00A50CFA">
            <w:pPr>
              <w:rPr>
                <w:sz w:val="20"/>
                <w:szCs w:val="20"/>
              </w:rPr>
            </w:pPr>
            <w:r w:rsidRPr="00A07707">
              <w:rPr>
                <w:sz w:val="20"/>
                <w:szCs w:val="20"/>
              </w:rPr>
              <w:t>По вопросам</w:t>
            </w:r>
            <w:r w:rsidR="004E1919">
              <w:rPr>
                <w:sz w:val="20"/>
                <w:szCs w:val="20"/>
              </w:rPr>
              <w:t xml:space="preserve"> проведения</w:t>
            </w:r>
            <w:r w:rsidRPr="00A07707">
              <w:rPr>
                <w:sz w:val="20"/>
                <w:szCs w:val="20"/>
              </w:rPr>
              <w:t xml:space="preserve"> аукциона – </w:t>
            </w:r>
            <w:r w:rsidR="00F80DBF">
              <w:rPr>
                <w:sz w:val="20"/>
                <w:szCs w:val="20"/>
              </w:rPr>
              <w:t>Ильина Ольга Валентиновна</w:t>
            </w:r>
            <w:r w:rsidR="00956FF2">
              <w:rPr>
                <w:sz w:val="20"/>
                <w:szCs w:val="20"/>
              </w:rPr>
              <w:t xml:space="preserve">, тел. </w:t>
            </w:r>
            <w:r w:rsidR="00956FF2" w:rsidRPr="00A276EB">
              <w:rPr>
                <w:sz w:val="20"/>
                <w:szCs w:val="20"/>
              </w:rPr>
              <w:t xml:space="preserve">8 (4212) </w:t>
            </w:r>
            <w:r w:rsidR="00956FF2" w:rsidRPr="00A07707">
              <w:rPr>
                <w:sz w:val="20"/>
                <w:szCs w:val="20"/>
              </w:rPr>
              <w:t>26-</w:t>
            </w:r>
            <w:r w:rsidR="00F80DBF">
              <w:rPr>
                <w:sz w:val="20"/>
                <w:szCs w:val="20"/>
              </w:rPr>
              <w:t>36-10</w:t>
            </w:r>
          </w:p>
        </w:tc>
      </w:tr>
      <w:tr w:rsidR="00D27444" w:rsidRPr="00862D5B" w14:paraId="61482858" w14:textId="77777777" w:rsidTr="00F87940">
        <w:tc>
          <w:tcPr>
            <w:tcW w:w="3681" w:type="dxa"/>
            <w:gridSpan w:val="3"/>
            <w:hideMark/>
          </w:tcPr>
          <w:p w14:paraId="7A18E48D" w14:textId="3110665E" w:rsidR="00D27444" w:rsidRPr="00862D5B" w:rsidRDefault="00D27444" w:rsidP="00F30742">
            <w:pPr>
              <w:rPr>
                <w:sz w:val="20"/>
                <w:szCs w:val="20"/>
              </w:rPr>
            </w:pPr>
            <w:r w:rsidRPr="00862D5B">
              <w:rPr>
                <w:sz w:val="20"/>
                <w:szCs w:val="20"/>
              </w:rPr>
              <w:t>- контактный телефон</w:t>
            </w:r>
          </w:p>
        </w:tc>
        <w:tc>
          <w:tcPr>
            <w:tcW w:w="6379" w:type="dxa"/>
            <w:gridSpan w:val="5"/>
            <w:vAlign w:val="center"/>
            <w:hideMark/>
          </w:tcPr>
          <w:p w14:paraId="2804F56D" w14:textId="31E3E0DA" w:rsidR="00D27444" w:rsidRPr="00607F94" w:rsidRDefault="00A276EB" w:rsidP="00956FF2">
            <w:r w:rsidRPr="00A276EB">
              <w:rPr>
                <w:sz w:val="20"/>
                <w:szCs w:val="20"/>
              </w:rPr>
              <w:t xml:space="preserve">8 (4212) </w:t>
            </w:r>
            <w:r w:rsidR="00956FF2">
              <w:rPr>
                <w:sz w:val="20"/>
                <w:szCs w:val="20"/>
              </w:rPr>
              <w:t>26-</w:t>
            </w:r>
            <w:r w:rsidR="00F80DBF">
              <w:rPr>
                <w:sz w:val="20"/>
                <w:szCs w:val="20"/>
              </w:rPr>
              <w:t>36-10</w:t>
            </w:r>
          </w:p>
        </w:tc>
      </w:tr>
      <w:tr w:rsidR="00D27444" w:rsidRPr="00862D5B" w14:paraId="6A8BD7E3" w14:textId="77777777" w:rsidTr="00F87940">
        <w:tc>
          <w:tcPr>
            <w:tcW w:w="3681" w:type="dxa"/>
            <w:gridSpan w:val="3"/>
            <w:hideMark/>
          </w:tcPr>
          <w:p w14:paraId="28409854" w14:textId="77777777" w:rsidR="00D27444" w:rsidRPr="00862D5B" w:rsidRDefault="00D27444" w:rsidP="00F30742">
            <w:pPr>
              <w:rPr>
                <w:sz w:val="20"/>
                <w:szCs w:val="20"/>
              </w:rPr>
            </w:pPr>
            <w:r w:rsidRPr="00862D5B">
              <w:rPr>
                <w:sz w:val="20"/>
                <w:szCs w:val="20"/>
              </w:rPr>
              <w:t xml:space="preserve">- электронная почта </w:t>
            </w:r>
          </w:p>
        </w:tc>
        <w:tc>
          <w:tcPr>
            <w:tcW w:w="6379" w:type="dxa"/>
            <w:gridSpan w:val="5"/>
            <w:hideMark/>
          </w:tcPr>
          <w:p w14:paraId="5120989E" w14:textId="0B5E6675" w:rsidR="00D27444" w:rsidRPr="00A276EB" w:rsidRDefault="00864EA8" w:rsidP="00956FF2">
            <w:pPr>
              <w:autoSpaceDE w:val="0"/>
              <w:autoSpaceDN w:val="0"/>
              <w:adjustRightInd w:val="0"/>
              <w:rPr>
                <w:iCs/>
                <w:sz w:val="20"/>
                <w:szCs w:val="20"/>
              </w:rPr>
            </w:pPr>
            <w:r>
              <w:rPr>
                <w:rStyle w:val="a4"/>
                <w:sz w:val="20"/>
                <w:szCs w:val="20"/>
                <w:lang w:val="en-US"/>
              </w:rPr>
              <w:t>iov</w:t>
            </w:r>
            <w:r w:rsidR="00607F94" w:rsidRPr="00A07707">
              <w:rPr>
                <w:rStyle w:val="a4"/>
                <w:sz w:val="20"/>
                <w:szCs w:val="20"/>
              </w:rPr>
              <w:t>@</w:t>
            </w:r>
            <w:r w:rsidR="00607F94" w:rsidRPr="00607F94">
              <w:rPr>
                <w:rStyle w:val="a4"/>
                <w:sz w:val="20"/>
                <w:szCs w:val="20"/>
                <w:lang w:val="en-US"/>
              </w:rPr>
              <w:t>airkhv</w:t>
            </w:r>
            <w:r w:rsidR="00607F94" w:rsidRPr="00A07707">
              <w:rPr>
                <w:rStyle w:val="a4"/>
                <w:sz w:val="20"/>
                <w:szCs w:val="20"/>
              </w:rPr>
              <w:t>.</w:t>
            </w:r>
            <w:r w:rsidR="00607F94" w:rsidRPr="00607F94">
              <w:rPr>
                <w:rStyle w:val="a4"/>
                <w:sz w:val="20"/>
                <w:szCs w:val="20"/>
                <w:lang w:val="en-US"/>
              </w:rPr>
              <w:t>ru</w:t>
            </w:r>
          </w:p>
        </w:tc>
      </w:tr>
      <w:tr w:rsidR="00D27444" w:rsidRPr="00862D5B" w14:paraId="1931C2E7" w14:textId="77777777" w:rsidTr="00F87940">
        <w:tc>
          <w:tcPr>
            <w:tcW w:w="3681" w:type="dxa"/>
            <w:gridSpan w:val="3"/>
            <w:hideMark/>
          </w:tcPr>
          <w:p w14:paraId="11E60E49" w14:textId="636FD682" w:rsidR="00D27444" w:rsidRPr="00862D5B" w:rsidRDefault="00D27444" w:rsidP="00705752">
            <w:pPr>
              <w:rPr>
                <w:sz w:val="20"/>
                <w:szCs w:val="20"/>
              </w:rPr>
            </w:pPr>
            <w:r w:rsidRPr="00862D5B">
              <w:rPr>
                <w:sz w:val="20"/>
                <w:szCs w:val="20"/>
              </w:rPr>
              <w:t xml:space="preserve">- адрес </w:t>
            </w:r>
            <w:r w:rsidR="00705752">
              <w:rPr>
                <w:sz w:val="20"/>
                <w:szCs w:val="20"/>
              </w:rPr>
              <w:t>электронной площадки в информационно-телекоммуникационной сети «Интернет»</w:t>
            </w:r>
            <w:r w:rsidRPr="00862D5B">
              <w:rPr>
                <w:sz w:val="20"/>
                <w:szCs w:val="20"/>
              </w:rPr>
              <w:t xml:space="preserve">: </w:t>
            </w:r>
          </w:p>
        </w:tc>
        <w:tc>
          <w:tcPr>
            <w:tcW w:w="6379" w:type="dxa"/>
            <w:gridSpan w:val="5"/>
            <w:hideMark/>
          </w:tcPr>
          <w:p w14:paraId="4F85D815" w14:textId="77777777" w:rsidR="00864EA8" w:rsidRPr="0091406B" w:rsidRDefault="00D76997" w:rsidP="00864EA8">
            <w:pPr>
              <w:rPr>
                <w:rStyle w:val="a4"/>
                <w:sz w:val="20"/>
                <w:szCs w:val="20"/>
              </w:rPr>
            </w:pPr>
            <w:hyperlink r:id="rId8" w:history="1">
              <w:r w:rsidR="00864EA8" w:rsidRPr="00862D5B">
                <w:rPr>
                  <w:rStyle w:val="a4"/>
                  <w:sz w:val="20"/>
                  <w:szCs w:val="20"/>
                </w:rPr>
                <w:t>http://www.zakupki.gov.ru/</w:t>
              </w:r>
            </w:hyperlink>
          </w:p>
          <w:p w14:paraId="50A9B280" w14:textId="5CBF7166" w:rsidR="00D27444" w:rsidRPr="00862D5B" w:rsidRDefault="00D76997" w:rsidP="00864EA8">
            <w:pPr>
              <w:jc w:val="both"/>
              <w:rPr>
                <w:sz w:val="20"/>
                <w:szCs w:val="20"/>
              </w:rPr>
            </w:pPr>
            <w:hyperlink r:id="rId9" w:history="1">
              <w:r w:rsidR="00864EA8" w:rsidRPr="0091406B">
                <w:rPr>
                  <w:rStyle w:val="a4"/>
                  <w:sz w:val="20"/>
                  <w:szCs w:val="20"/>
                </w:rPr>
                <w:t>https://223.rts-tender.ru</w:t>
              </w:r>
            </w:hyperlink>
          </w:p>
        </w:tc>
      </w:tr>
      <w:tr w:rsidR="00D27444" w:rsidRPr="00862D5B" w14:paraId="07E1D547" w14:textId="77777777" w:rsidTr="00F87940">
        <w:tc>
          <w:tcPr>
            <w:tcW w:w="3681" w:type="dxa"/>
            <w:gridSpan w:val="3"/>
            <w:hideMark/>
          </w:tcPr>
          <w:p w14:paraId="250EC8B3" w14:textId="77777777" w:rsidR="00D27444" w:rsidRPr="00862D5B" w:rsidRDefault="00D27444" w:rsidP="00E91596">
            <w:pPr>
              <w:rPr>
                <w:sz w:val="20"/>
                <w:szCs w:val="20"/>
              </w:rPr>
            </w:pPr>
            <w:r w:rsidRPr="00862D5B">
              <w:rPr>
                <w:sz w:val="20"/>
                <w:szCs w:val="20"/>
              </w:rPr>
              <w:t>- адрес для подачи участниками закупки запросов о разъяснении положений документации о закупке:</w:t>
            </w:r>
          </w:p>
        </w:tc>
        <w:tc>
          <w:tcPr>
            <w:tcW w:w="6379" w:type="dxa"/>
            <w:gridSpan w:val="5"/>
            <w:hideMark/>
          </w:tcPr>
          <w:p w14:paraId="5C0FABED" w14:textId="77777777" w:rsidR="00D87B93" w:rsidRDefault="00D27444" w:rsidP="00D87B93">
            <w:pPr>
              <w:jc w:val="both"/>
              <w:rPr>
                <w:sz w:val="20"/>
                <w:szCs w:val="20"/>
              </w:rPr>
            </w:pPr>
            <w:r w:rsidRPr="00862D5B">
              <w:rPr>
                <w:sz w:val="20"/>
                <w:szCs w:val="20"/>
              </w:rPr>
              <w:t xml:space="preserve">Раздел настоящей закупки на электронной торговой площадке, расположенной в сети «Интернет» по адресу </w:t>
            </w:r>
          </w:p>
          <w:p w14:paraId="120FEC1D" w14:textId="7593098E" w:rsidR="00D27444" w:rsidRPr="00862D5B" w:rsidRDefault="00D76997" w:rsidP="00D87B93">
            <w:pPr>
              <w:jc w:val="both"/>
              <w:rPr>
                <w:sz w:val="20"/>
                <w:szCs w:val="20"/>
              </w:rPr>
            </w:pPr>
            <w:hyperlink r:id="rId10" w:history="1">
              <w:r w:rsidR="00864EA8" w:rsidRPr="0091406B">
                <w:rPr>
                  <w:rStyle w:val="a4"/>
                  <w:sz w:val="20"/>
                  <w:szCs w:val="20"/>
                </w:rPr>
                <w:t>https://223.rts-tender.ru</w:t>
              </w:r>
            </w:hyperlink>
          </w:p>
        </w:tc>
      </w:tr>
      <w:tr w:rsidR="00D27444" w:rsidRPr="00862D5B" w14:paraId="3EB104E1" w14:textId="77777777" w:rsidTr="00F87940">
        <w:trPr>
          <w:trHeight w:val="387"/>
        </w:trPr>
        <w:tc>
          <w:tcPr>
            <w:tcW w:w="10060" w:type="dxa"/>
            <w:gridSpan w:val="8"/>
            <w:shd w:val="clear" w:color="auto" w:fill="D9D9D9" w:themeFill="background1" w:themeFillShade="D9"/>
            <w:hideMark/>
          </w:tcPr>
          <w:p w14:paraId="7DBFB5DE" w14:textId="77777777" w:rsidR="00D27444" w:rsidRPr="00862D5B" w:rsidRDefault="00D27444" w:rsidP="00F30742">
            <w:pPr>
              <w:rPr>
                <w:sz w:val="20"/>
                <w:szCs w:val="20"/>
              </w:rPr>
            </w:pPr>
            <w:r w:rsidRPr="00862D5B">
              <w:rPr>
                <w:sz w:val="20"/>
                <w:szCs w:val="20"/>
              </w:rPr>
              <w:t>Способ осуществления закупки:</w:t>
            </w:r>
          </w:p>
        </w:tc>
      </w:tr>
      <w:tr w:rsidR="00D27444" w:rsidRPr="00862D5B" w14:paraId="463C7633" w14:textId="77777777" w:rsidTr="00F87940">
        <w:trPr>
          <w:trHeight w:val="391"/>
        </w:trPr>
        <w:tc>
          <w:tcPr>
            <w:tcW w:w="10060" w:type="dxa"/>
            <w:gridSpan w:val="8"/>
            <w:hideMark/>
          </w:tcPr>
          <w:p w14:paraId="2814EFB3" w14:textId="086BCE41" w:rsidR="00D27444" w:rsidRPr="00862D5B" w:rsidRDefault="0061250F" w:rsidP="009E3FA6">
            <w:pPr>
              <w:spacing w:after="125"/>
              <w:jc w:val="center"/>
              <w:rPr>
                <w:b/>
                <w:sz w:val="20"/>
                <w:szCs w:val="20"/>
              </w:rPr>
            </w:pPr>
            <w:r>
              <w:rPr>
                <w:b/>
                <w:sz w:val="20"/>
                <w:szCs w:val="20"/>
              </w:rPr>
              <w:t>А</w:t>
            </w:r>
            <w:r w:rsidR="009E3FA6">
              <w:rPr>
                <w:b/>
                <w:sz w:val="20"/>
                <w:szCs w:val="20"/>
              </w:rPr>
              <w:t>укцион в электронной форме</w:t>
            </w:r>
          </w:p>
        </w:tc>
      </w:tr>
      <w:tr w:rsidR="00D27444" w:rsidRPr="00862D5B" w14:paraId="50E27C48" w14:textId="77777777" w:rsidTr="00F87940">
        <w:trPr>
          <w:trHeight w:val="141"/>
        </w:trPr>
        <w:tc>
          <w:tcPr>
            <w:tcW w:w="10060" w:type="dxa"/>
            <w:gridSpan w:val="8"/>
            <w:shd w:val="clear" w:color="auto" w:fill="D9D9D9" w:themeFill="background1" w:themeFillShade="D9"/>
            <w:hideMark/>
          </w:tcPr>
          <w:p w14:paraId="188F6A02" w14:textId="77777777" w:rsidR="00D27444" w:rsidRPr="00862D5B" w:rsidRDefault="00D27444" w:rsidP="00F30742">
            <w:pPr>
              <w:rPr>
                <w:b/>
                <w:sz w:val="20"/>
                <w:szCs w:val="20"/>
              </w:rPr>
            </w:pPr>
            <w:r w:rsidRPr="00862D5B">
              <w:rPr>
                <w:sz w:val="20"/>
                <w:szCs w:val="20"/>
              </w:rPr>
              <w:t>Наименование объекта закупки (предмет договора):</w:t>
            </w:r>
          </w:p>
        </w:tc>
      </w:tr>
      <w:tr w:rsidR="00D27444" w:rsidRPr="00862D5B" w14:paraId="00811101" w14:textId="77777777" w:rsidTr="00F87940">
        <w:trPr>
          <w:trHeight w:val="310"/>
        </w:trPr>
        <w:tc>
          <w:tcPr>
            <w:tcW w:w="10060" w:type="dxa"/>
            <w:gridSpan w:val="8"/>
            <w:shd w:val="clear" w:color="auto" w:fill="D9D9D9" w:themeFill="background1" w:themeFillShade="D9"/>
            <w:hideMark/>
          </w:tcPr>
          <w:p w14:paraId="1CA1A69A" w14:textId="77777777" w:rsidR="00D27444" w:rsidRPr="00862D5B" w:rsidRDefault="00D27444" w:rsidP="00F30742">
            <w:pPr>
              <w:rPr>
                <w:sz w:val="20"/>
                <w:szCs w:val="20"/>
              </w:rPr>
            </w:pPr>
            <w:r w:rsidRPr="00862D5B">
              <w:rPr>
                <w:bCs/>
                <w:sz w:val="20"/>
                <w:szCs w:val="20"/>
              </w:rPr>
              <w:t>Информация о предмете договора:</w:t>
            </w:r>
          </w:p>
        </w:tc>
      </w:tr>
      <w:tr w:rsidR="00D27444" w:rsidRPr="00862D5B" w14:paraId="6911D5FA" w14:textId="77777777" w:rsidTr="00F87940">
        <w:trPr>
          <w:trHeight w:val="226"/>
        </w:trPr>
        <w:tc>
          <w:tcPr>
            <w:tcW w:w="1413" w:type="dxa"/>
            <w:vAlign w:val="center"/>
            <w:hideMark/>
          </w:tcPr>
          <w:p w14:paraId="72760989" w14:textId="77777777" w:rsidR="00D27444" w:rsidRPr="00862D5B" w:rsidRDefault="00D27444" w:rsidP="00D4284B">
            <w:pPr>
              <w:jc w:val="center"/>
              <w:rPr>
                <w:bCs/>
                <w:sz w:val="20"/>
                <w:szCs w:val="20"/>
              </w:rPr>
            </w:pPr>
            <w:r w:rsidRPr="00862D5B">
              <w:rPr>
                <w:bCs/>
                <w:sz w:val="20"/>
                <w:szCs w:val="20"/>
              </w:rPr>
              <w:t>ОКПД 2</w:t>
            </w:r>
          </w:p>
        </w:tc>
        <w:tc>
          <w:tcPr>
            <w:tcW w:w="1134" w:type="dxa"/>
            <w:vAlign w:val="center"/>
          </w:tcPr>
          <w:p w14:paraId="3558B320" w14:textId="77777777" w:rsidR="00D27444" w:rsidRPr="00862D5B" w:rsidRDefault="00D27444" w:rsidP="00D4284B">
            <w:pPr>
              <w:jc w:val="center"/>
              <w:rPr>
                <w:bCs/>
                <w:sz w:val="20"/>
                <w:szCs w:val="20"/>
              </w:rPr>
            </w:pPr>
            <w:r w:rsidRPr="00862D5B">
              <w:rPr>
                <w:bCs/>
                <w:sz w:val="20"/>
                <w:szCs w:val="20"/>
              </w:rPr>
              <w:t>ОКВЭД 2</w:t>
            </w:r>
          </w:p>
        </w:tc>
        <w:tc>
          <w:tcPr>
            <w:tcW w:w="2552" w:type="dxa"/>
            <w:gridSpan w:val="3"/>
            <w:vAlign w:val="center"/>
          </w:tcPr>
          <w:p w14:paraId="26DC964A" w14:textId="77777777" w:rsidR="00D27444" w:rsidRPr="00862D5B" w:rsidRDefault="00D27444" w:rsidP="00D4284B">
            <w:pPr>
              <w:jc w:val="center"/>
              <w:rPr>
                <w:bCs/>
                <w:sz w:val="20"/>
                <w:szCs w:val="20"/>
              </w:rPr>
            </w:pPr>
            <w:r w:rsidRPr="00862D5B">
              <w:rPr>
                <w:bCs/>
                <w:sz w:val="20"/>
                <w:szCs w:val="20"/>
              </w:rPr>
              <w:t>Предмет договора</w:t>
            </w:r>
          </w:p>
        </w:tc>
        <w:tc>
          <w:tcPr>
            <w:tcW w:w="3402" w:type="dxa"/>
            <w:gridSpan w:val="2"/>
            <w:vAlign w:val="center"/>
          </w:tcPr>
          <w:p w14:paraId="777E492E" w14:textId="77777777" w:rsidR="00D27444" w:rsidRPr="00862D5B" w:rsidRDefault="00D27444" w:rsidP="00D4284B">
            <w:pPr>
              <w:jc w:val="center"/>
              <w:rPr>
                <w:bCs/>
                <w:sz w:val="20"/>
                <w:szCs w:val="20"/>
              </w:rPr>
            </w:pPr>
            <w:r w:rsidRPr="00862D5B">
              <w:rPr>
                <w:bCs/>
                <w:sz w:val="20"/>
                <w:szCs w:val="20"/>
              </w:rPr>
              <w:t>Кол-во</w:t>
            </w:r>
          </w:p>
        </w:tc>
        <w:tc>
          <w:tcPr>
            <w:tcW w:w="1559" w:type="dxa"/>
            <w:vAlign w:val="center"/>
          </w:tcPr>
          <w:p w14:paraId="42CA61AC" w14:textId="77777777" w:rsidR="00D27444" w:rsidRPr="00862D5B" w:rsidRDefault="00D27444" w:rsidP="00563041">
            <w:pPr>
              <w:jc w:val="center"/>
              <w:rPr>
                <w:bCs/>
                <w:sz w:val="20"/>
                <w:szCs w:val="20"/>
              </w:rPr>
            </w:pPr>
            <w:r w:rsidRPr="00862D5B">
              <w:rPr>
                <w:bCs/>
                <w:sz w:val="20"/>
                <w:szCs w:val="20"/>
              </w:rPr>
              <w:t>Единица измерения</w:t>
            </w:r>
          </w:p>
        </w:tc>
      </w:tr>
      <w:tr w:rsidR="00956FF2" w:rsidRPr="00B429D7" w14:paraId="3AD4971F" w14:textId="77777777" w:rsidTr="00F87940">
        <w:trPr>
          <w:trHeight w:val="270"/>
        </w:trPr>
        <w:tc>
          <w:tcPr>
            <w:tcW w:w="1413" w:type="dxa"/>
            <w:vAlign w:val="center"/>
          </w:tcPr>
          <w:p w14:paraId="7D48F88B" w14:textId="7F2F1EAE" w:rsidR="00956FF2" w:rsidRPr="00B429D7" w:rsidRDefault="00814340" w:rsidP="00580EAD">
            <w:pPr>
              <w:pStyle w:val="af6"/>
              <w:jc w:val="both"/>
              <w:rPr>
                <w:sz w:val="22"/>
                <w:szCs w:val="22"/>
                <w:highlight w:val="yellow"/>
              </w:rPr>
            </w:pPr>
            <w:r w:rsidRPr="00B429D7">
              <w:rPr>
                <w:sz w:val="22"/>
                <w:szCs w:val="22"/>
                <w:highlight w:val="yellow"/>
              </w:rPr>
              <w:br/>
            </w:r>
            <w:r w:rsidR="00397565" w:rsidRPr="00397565">
              <w:rPr>
                <w:sz w:val="22"/>
                <w:szCs w:val="22"/>
                <w:highlight w:val="yellow"/>
              </w:rPr>
              <w:t>71.12.19.100</w:t>
            </w:r>
          </w:p>
          <w:p w14:paraId="6C4AD77F" w14:textId="4F86B134" w:rsidR="00956FF2" w:rsidRPr="00B429D7" w:rsidRDefault="00956FF2" w:rsidP="00580EAD">
            <w:pPr>
              <w:pStyle w:val="af6"/>
              <w:jc w:val="both"/>
              <w:rPr>
                <w:sz w:val="22"/>
                <w:szCs w:val="22"/>
                <w:highlight w:val="yellow"/>
              </w:rPr>
            </w:pPr>
          </w:p>
        </w:tc>
        <w:tc>
          <w:tcPr>
            <w:tcW w:w="1134" w:type="dxa"/>
            <w:vAlign w:val="center"/>
          </w:tcPr>
          <w:p w14:paraId="0E3A10C3" w14:textId="36566BC8" w:rsidR="00956FF2" w:rsidRPr="00B429D7" w:rsidRDefault="00397565" w:rsidP="00580EAD">
            <w:pPr>
              <w:pStyle w:val="af6"/>
              <w:jc w:val="both"/>
              <w:rPr>
                <w:sz w:val="22"/>
                <w:szCs w:val="22"/>
                <w:highlight w:val="yellow"/>
              </w:rPr>
            </w:pPr>
            <w:r>
              <w:rPr>
                <w:sz w:val="22"/>
                <w:szCs w:val="22"/>
                <w:highlight w:val="yellow"/>
              </w:rPr>
              <w:t>71.12</w:t>
            </w:r>
          </w:p>
        </w:tc>
        <w:tc>
          <w:tcPr>
            <w:tcW w:w="2552" w:type="dxa"/>
            <w:gridSpan w:val="3"/>
          </w:tcPr>
          <w:p w14:paraId="64A1B26C" w14:textId="4C3458CA" w:rsidR="00956FF2" w:rsidRPr="00B429D7" w:rsidRDefault="00397565" w:rsidP="007C3F18">
            <w:pPr>
              <w:pStyle w:val="af6"/>
              <w:jc w:val="both"/>
              <w:rPr>
                <w:sz w:val="22"/>
                <w:szCs w:val="22"/>
                <w:highlight w:val="yellow"/>
              </w:rPr>
            </w:pPr>
            <w:r>
              <w:rPr>
                <w:sz w:val="22"/>
                <w:szCs w:val="22"/>
                <w:highlight w:val="yellow"/>
              </w:rPr>
              <w:t>С</w:t>
            </w:r>
            <w:r w:rsidRPr="00397565">
              <w:rPr>
                <w:sz w:val="22"/>
                <w:szCs w:val="22"/>
                <w:highlight w:val="yellow"/>
              </w:rPr>
              <w:t>троительно-монтажные работы по модернизации инженерно-технических средства комплекса обеспечения противопожарной защиты в автоматическом режиме объектов ООО «ТЗК-АЭРО»</w:t>
            </w:r>
          </w:p>
        </w:tc>
        <w:tc>
          <w:tcPr>
            <w:tcW w:w="4961" w:type="dxa"/>
            <w:gridSpan w:val="3"/>
          </w:tcPr>
          <w:p w14:paraId="77DED66A" w14:textId="7DC731FA" w:rsidR="00956FF2" w:rsidRPr="00B429D7" w:rsidRDefault="007C3F18" w:rsidP="007C3F18">
            <w:pPr>
              <w:pStyle w:val="af6"/>
              <w:jc w:val="both"/>
              <w:rPr>
                <w:sz w:val="22"/>
                <w:szCs w:val="22"/>
                <w:highlight w:val="yellow"/>
              </w:rPr>
            </w:pPr>
            <w:r w:rsidRPr="00B429D7">
              <w:rPr>
                <w:sz w:val="22"/>
                <w:szCs w:val="22"/>
                <w:highlight w:val="yellow"/>
              </w:rPr>
              <w:t xml:space="preserve">1 </w:t>
            </w:r>
            <w:r w:rsidR="00B429D7" w:rsidRPr="00B429D7">
              <w:rPr>
                <w:sz w:val="22"/>
                <w:szCs w:val="22"/>
                <w:highlight w:val="yellow"/>
              </w:rPr>
              <w:t>условная единица</w:t>
            </w:r>
          </w:p>
        </w:tc>
      </w:tr>
      <w:tr w:rsidR="000F3489" w:rsidRPr="00862D5B" w14:paraId="540507A3" w14:textId="77777777" w:rsidTr="00F87940">
        <w:trPr>
          <w:trHeight w:val="280"/>
        </w:trPr>
        <w:tc>
          <w:tcPr>
            <w:tcW w:w="10060" w:type="dxa"/>
            <w:gridSpan w:val="8"/>
            <w:shd w:val="clear" w:color="auto" w:fill="D9D9D9" w:themeFill="background1" w:themeFillShade="D9"/>
            <w:hideMark/>
          </w:tcPr>
          <w:p w14:paraId="08B6486C" w14:textId="03449AAE" w:rsidR="000F3489" w:rsidRPr="00862D5B" w:rsidRDefault="000F3489" w:rsidP="00D93EC4">
            <w:pPr>
              <w:rPr>
                <w:sz w:val="20"/>
                <w:szCs w:val="20"/>
              </w:rPr>
            </w:pPr>
            <w:r w:rsidRPr="00862D5B">
              <w:rPr>
                <w:bCs/>
                <w:sz w:val="20"/>
                <w:szCs w:val="20"/>
              </w:rPr>
              <w:t>Место</w:t>
            </w:r>
            <w:r w:rsidR="00D93EC4">
              <w:rPr>
                <w:bCs/>
                <w:sz w:val="20"/>
                <w:szCs w:val="20"/>
              </w:rPr>
              <w:t xml:space="preserve">, условия и сроки (периоды) </w:t>
            </w:r>
            <w:r w:rsidRPr="00862D5B">
              <w:rPr>
                <w:bCs/>
                <w:sz w:val="20"/>
                <w:szCs w:val="20"/>
              </w:rPr>
              <w:t>поставки товара, выполнения работ, оказания услуг</w:t>
            </w:r>
          </w:p>
        </w:tc>
      </w:tr>
      <w:tr w:rsidR="000F3489" w:rsidRPr="00862D5B" w14:paraId="69355E41" w14:textId="77777777" w:rsidTr="00F87940">
        <w:trPr>
          <w:trHeight w:val="239"/>
        </w:trPr>
        <w:tc>
          <w:tcPr>
            <w:tcW w:w="10060" w:type="dxa"/>
            <w:gridSpan w:val="8"/>
            <w:hideMark/>
          </w:tcPr>
          <w:p w14:paraId="6002DF17" w14:textId="77777777" w:rsidR="000F3489" w:rsidRPr="00862D5B" w:rsidRDefault="000F3489" w:rsidP="00563041">
            <w:pPr>
              <w:jc w:val="both"/>
              <w:rPr>
                <w:b/>
                <w:iCs/>
                <w:sz w:val="20"/>
                <w:szCs w:val="20"/>
              </w:rPr>
            </w:pPr>
            <w:r w:rsidRPr="00862D5B">
              <w:rPr>
                <w:b/>
                <w:bCs/>
                <w:sz w:val="20"/>
                <w:szCs w:val="20"/>
              </w:rPr>
              <w:t>В соответствии с проектом договора</w:t>
            </w:r>
          </w:p>
        </w:tc>
      </w:tr>
      <w:tr w:rsidR="000F3489" w:rsidRPr="00862D5B" w14:paraId="71BEC927" w14:textId="77777777" w:rsidTr="00F87940">
        <w:trPr>
          <w:trHeight w:val="176"/>
        </w:trPr>
        <w:tc>
          <w:tcPr>
            <w:tcW w:w="10060" w:type="dxa"/>
            <w:gridSpan w:val="8"/>
            <w:shd w:val="clear" w:color="auto" w:fill="D9D9D9" w:themeFill="background1" w:themeFillShade="D9"/>
            <w:hideMark/>
          </w:tcPr>
          <w:p w14:paraId="3F6DC8D7" w14:textId="77777777" w:rsidR="000F3489" w:rsidRPr="00862D5B" w:rsidRDefault="000F3489" w:rsidP="00F30742">
            <w:pPr>
              <w:rPr>
                <w:bCs/>
                <w:sz w:val="20"/>
                <w:szCs w:val="20"/>
              </w:rPr>
            </w:pPr>
            <w:r w:rsidRPr="00862D5B">
              <w:rPr>
                <w:bCs/>
                <w:sz w:val="20"/>
                <w:szCs w:val="20"/>
              </w:rPr>
              <w:t xml:space="preserve">Сроки поставки товара, выполнения работ, оказания услуг: </w:t>
            </w:r>
          </w:p>
        </w:tc>
      </w:tr>
      <w:tr w:rsidR="000F3489" w:rsidRPr="00862D5B" w14:paraId="5B402DC3" w14:textId="77777777" w:rsidTr="00F87940">
        <w:trPr>
          <w:trHeight w:val="243"/>
        </w:trPr>
        <w:tc>
          <w:tcPr>
            <w:tcW w:w="10060" w:type="dxa"/>
            <w:gridSpan w:val="8"/>
            <w:hideMark/>
          </w:tcPr>
          <w:p w14:paraId="3F37D055" w14:textId="77777777" w:rsidR="000F3489" w:rsidRPr="00862D5B" w:rsidRDefault="000F3489" w:rsidP="00F30742">
            <w:pPr>
              <w:rPr>
                <w:b/>
                <w:bCs/>
                <w:sz w:val="20"/>
                <w:szCs w:val="20"/>
              </w:rPr>
            </w:pPr>
            <w:r w:rsidRPr="00862D5B">
              <w:rPr>
                <w:b/>
                <w:bCs/>
                <w:sz w:val="20"/>
                <w:szCs w:val="20"/>
              </w:rPr>
              <w:t>В соответствии с проектом договора</w:t>
            </w:r>
          </w:p>
        </w:tc>
      </w:tr>
      <w:tr w:rsidR="000F3489" w:rsidRPr="00862D5B" w14:paraId="50EBAD10" w14:textId="77777777" w:rsidTr="00F87940">
        <w:trPr>
          <w:trHeight w:val="163"/>
        </w:trPr>
        <w:tc>
          <w:tcPr>
            <w:tcW w:w="10060" w:type="dxa"/>
            <w:gridSpan w:val="8"/>
            <w:shd w:val="clear" w:color="auto" w:fill="D9D9D9" w:themeFill="background1" w:themeFillShade="D9"/>
            <w:hideMark/>
          </w:tcPr>
          <w:p w14:paraId="4828665C" w14:textId="1B75B1C8" w:rsidR="000F3489" w:rsidRPr="00426E66" w:rsidRDefault="000F3489" w:rsidP="00F30742">
            <w:pPr>
              <w:rPr>
                <w:sz w:val="20"/>
                <w:szCs w:val="20"/>
              </w:rPr>
            </w:pPr>
            <w:r w:rsidRPr="00862D5B">
              <w:rPr>
                <w:sz w:val="20"/>
                <w:szCs w:val="20"/>
              </w:rPr>
              <w:t xml:space="preserve">Сведения о возможности заказчика увеличить </w:t>
            </w:r>
            <w:r w:rsidR="00426E66">
              <w:rPr>
                <w:sz w:val="20"/>
                <w:szCs w:val="20"/>
              </w:rPr>
              <w:t>количество поставляемого товара при заключении договора</w:t>
            </w:r>
          </w:p>
        </w:tc>
      </w:tr>
      <w:tr w:rsidR="000F3489" w:rsidRPr="00862D5B" w14:paraId="5157079A" w14:textId="77777777" w:rsidTr="00F87940">
        <w:trPr>
          <w:trHeight w:val="299"/>
        </w:trPr>
        <w:tc>
          <w:tcPr>
            <w:tcW w:w="10060" w:type="dxa"/>
            <w:gridSpan w:val="8"/>
            <w:hideMark/>
          </w:tcPr>
          <w:p w14:paraId="7C5B3040" w14:textId="11E13CC3" w:rsidR="000F3489" w:rsidRPr="00C009B5" w:rsidRDefault="003B4B6B" w:rsidP="00426E66">
            <w:pPr>
              <w:jc w:val="both"/>
              <w:rPr>
                <w:b/>
                <w:bCs/>
                <w:sz w:val="20"/>
                <w:szCs w:val="20"/>
              </w:rPr>
            </w:pPr>
            <w:r w:rsidRPr="00C009B5">
              <w:rPr>
                <w:b/>
                <w:sz w:val="20"/>
                <w:szCs w:val="20"/>
              </w:rPr>
              <w:t xml:space="preserve">Если предусмотрено </w:t>
            </w:r>
            <w:r w:rsidR="00426E66" w:rsidRPr="00C009B5">
              <w:rPr>
                <w:b/>
                <w:sz w:val="20"/>
                <w:szCs w:val="20"/>
              </w:rPr>
              <w:t>техническим заданием</w:t>
            </w:r>
          </w:p>
        </w:tc>
      </w:tr>
      <w:tr w:rsidR="00426E66" w:rsidRPr="00862D5B" w14:paraId="5F4A2B53" w14:textId="77777777" w:rsidTr="006D7B8E">
        <w:trPr>
          <w:trHeight w:val="163"/>
        </w:trPr>
        <w:tc>
          <w:tcPr>
            <w:tcW w:w="10060" w:type="dxa"/>
            <w:gridSpan w:val="8"/>
            <w:shd w:val="clear" w:color="auto" w:fill="D9D9D9" w:themeFill="background1" w:themeFillShade="D9"/>
          </w:tcPr>
          <w:p w14:paraId="65574049" w14:textId="4ACE1B03" w:rsidR="00426E66" w:rsidRPr="00862D5B" w:rsidRDefault="00426E66" w:rsidP="006D7B8E">
            <w:pPr>
              <w:rPr>
                <w:sz w:val="20"/>
                <w:szCs w:val="20"/>
              </w:rPr>
            </w:pPr>
            <w:r w:rsidRPr="00862D5B">
              <w:rPr>
                <w:sz w:val="20"/>
                <w:szCs w:val="20"/>
              </w:rPr>
              <w:t>Сведения о возможности заказчика</w:t>
            </w:r>
            <w:r>
              <w:rPr>
                <w:sz w:val="20"/>
                <w:szCs w:val="20"/>
              </w:rPr>
              <w:t xml:space="preserve"> изменить предусмотренные договором количество товара, объем работ, услуг и процент такого изменения</w:t>
            </w:r>
          </w:p>
        </w:tc>
      </w:tr>
      <w:tr w:rsidR="00426E66" w:rsidRPr="00862D5B" w14:paraId="1B7E3D02" w14:textId="77777777" w:rsidTr="00F87940">
        <w:trPr>
          <w:trHeight w:val="299"/>
        </w:trPr>
        <w:tc>
          <w:tcPr>
            <w:tcW w:w="10060" w:type="dxa"/>
            <w:gridSpan w:val="8"/>
          </w:tcPr>
          <w:p w14:paraId="3C5B7402" w14:textId="4AD799C3" w:rsidR="00426E66" w:rsidRPr="00C009B5" w:rsidRDefault="00426E66" w:rsidP="00426E66">
            <w:pPr>
              <w:jc w:val="both"/>
              <w:rPr>
                <w:b/>
                <w:sz w:val="20"/>
                <w:szCs w:val="20"/>
              </w:rPr>
            </w:pPr>
            <w:r w:rsidRPr="00C009B5">
              <w:rPr>
                <w:b/>
                <w:sz w:val="20"/>
                <w:szCs w:val="20"/>
              </w:rPr>
              <w:t>Если предусмотрено договором</w:t>
            </w:r>
          </w:p>
        </w:tc>
      </w:tr>
      <w:tr w:rsidR="000F3489" w:rsidRPr="00862D5B" w14:paraId="23C5BE9B" w14:textId="77777777" w:rsidTr="00F87940">
        <w:trPr>
          <w:trHeight w:val="190"/>
        </w:trPr>
        <w:tc>
          <w:tcPr>
            <w:tcW w:w="10060" w:type="dxa"/>
            <w:gridSpan w:val="8"/>
            <w:shd w:val="clear" w:color="auto" w:fill="D9D9D9" w:themeFill="background1" w:themeFillShade="D9"/>
            <w:hideMark/>
          </w:tcPr>
          <w:p w14:paraId="12CB7EA2" w14:textId="77777777" w:rsidR="000F3489" w:rsidRPr="00862D5B" w:rsidRDefault="000F3489" w:rsidP="006D36BA">
            <w:pPr>
              <w:jc w:val="both"/>
              <w:rPr>
                <w:bCs/>
                <w:sz w:val="20"/>
                <w:szCs w:val="20"/>
              </w:rPr>
            </w:pPr>
            <w:r w:rsidRPr="00862D5B">
              <w:rPr>
                <w:bCs/>
                <w:sz w:val="20"/>
                <w:szCs w:val="20"/>
              </w:rPr>
              <w:t>Сведения о начальной (максимальной) цене договора, либо формула цены, устанавливающая правила расчета сумм, подлежащих уплате заказчиком поставщику (подрядчику, исполнителю) в ходе исполнения договора, и максимальное значение цены договора, либо цена единицы товара, работы, услуги и максимальное значение цены договора</w:t>
            </w:r>
          </w:p>
        </w:tc>
      </w:tr>
      <w:tr w:rsidR="000F3489" w:rsidRPr="00862D5B" w14:paraId="613A8587" w14:textId="77777777" w:rsidTr="00F87940">
        <w:trPr>
          <w:trHeight w:val="275"/>
        </w:trPr>
        <w:tc>
          <w:tcPr>
            <w:tcW w:w="10060" w:type="dxa"/>
            <w:gridSpan w:val="8"/>
            <w:hideMark/>
          </w:tcPr>
          <w:p w14:paraId="256F0F58" w14:textId="7B41CEC4" w:rsidR="000F3489" w:rsidRPr="00862D5B" w:rsidRDefault="00B85974" w:rsidP="006D36BA">
            <w:pPr>
              <w:rPr>
                <w:b/>
                <w:bCs/>
                <w:sz w:val="20"/>
                <w:szCs w:val="20"/>
              </w:rPr>
            </w:pPr>
            <w:r>
              <w:rPr>
                <w:b/>
                <w:bCs/>
                <w:sz w:val="20"/>
                <w:szCs w:val="20"/>
              </w:rPr>
              <w:t>Начальная (м</w:t>
            </w:r>
            <w:r w:rsidR="006C5D1D" w:rsidRPr="00CB55A6">
              <w:rPr>
                <w:b/>
                <w:bCs/>
                <w:sz w:val="20"/>
                <w:szCs w:val="20"/>
              </w:rPr>
              <w:t>аксимальн</w:t>
            </w:r>
            <w:r>
              <w:rPr>
                <w:b/>
                <w:bCs/>
                <w:sz w:val="20"/>
                <w:szCs w:val="20"/>
              </w:rPr>
              <w:t>ая)</w:t>
            </w:r>
            <w:r w:rsidR="006C5D1D" w:rsidRPr="00CB55A6">
              <w:rPr>
                <w:b/>
                <w:bCs/>
                <w:sz w:val="20"/>
                <w:szCs w:val="20"/>
              </w:rPr>
              <w:t xml:space="preserve"> цен</w:t>
            </w:r>
            <w:r>
              <w:rPr>
                <w:b/>
                <w:bCs/>
                <w:sz w:val="20"/>
                <w:szCs w:val="20"/>
              </w:rPr>
              <w:t>а</w:t>
            </w:r>
            <w:r w:rsidR="006C5D1D" w:rsidRPr="00CB55A6">
              <w:rPr>
                <w:b/>
                <w:bCs/>
                <w:sz w:val="20"/>
                <w:szCs w:val="20"/>
              </w:rPr>
              <w:t xml:space="preserve"> договора</w:t>
            </w:r>
            <w:r w:rsidR="006C5D1D">
              <w:rPr>
                <w:b/>
                <w:bCs/>
                <w:sz w:val="20"/>
                <w:szCs w:val="20"/>
              </w:rPr>
              <w:t xml:space="preserve"> </w:t>
            </w:r>
            <w:r w:rsidR="000F3489">
              <w:rPr>
                <w:b/>
                <w:bCs/>
                <w:sz w:val="20"/>
                <w:szCs w:val="20"/>
              </w:rPr>
              <w:t xml:space="preserve">– </w:t>
            </w:r>
            <w:r w:rsidR="00397565">
              <w:rPr>
                <w:b/>
                <w:bCs/>
                <w:sz w:val="20"/>
                <w:szCs w:val="20"/>
                <w:highlight w:val="yellow"/>
              </w:rPr>
              <w:t>15</w:t>
            </w:r>
            <w:r w:rsidR="00EB017B">
              <w:rPr>
                <w:b/>
                <w:bCs/>
                <w:sz w:val="20"/>
                <w:szCs w:val="20"/>
                <w:highlight w:val="yellow"/>
              </w:rPr>
              <w:t> </w:t>
            </w:r>
            <w:r w:rsidR="00397565">
              <w:rPr>
                <w:b/>
                <w:bCs/>
                <w:sz w:val="20"/>
                <w:szCs w:val="20"/>
                <w:highlight w:val="yellow"/>
              </w:rPr>
              <w:t>584</w:t>
            </w:r>
            <w:r w:rsidR="00EB017B">
              <w:rPr>
                <w:b/>
                <w:bCs/>
                <w:sz w:val="20"/>
                <w:szCs w:val="20"/>
                <w:highlight w:val="yellow"/>
              </w:rPr>
              <w:t> </w:t>
            </w:r>
            <w:r w:rsidR="00397565">
              <w:rPr>
                <w:b/>
                <w:bCs/>
                <w:sz w:val="20"/>
                <w:szCs w:val="20"/>
                <w:highlight w:val="yellow"/>
              </w:rPr>
              <w:t>080</w:t>
            </w:r>
            <w:r w:rsidR="00EB017B">
              <w:rPr>
                <w:b/>
                <w:bCs/>
                <w:sz w:val="20"/>
                <w:szCs w:val="20"/>
                <w:highlight w:val="yellow"/>
              </w:rPr>
              <w:t>,00</w:t>
            </w:r>
            <w:r w:rsidR="00956FF2" w:rsidRPr="00956FF2">
              <w:rPr>
                <w:b/>
                <w:bCs/>
                <w:sz w:val="20"/>
                <w:szCs w:val="20"/>
                <w:highlight w:val="yellow"/>
              </w:rPr>
              <w:t xml:space="preserve"> </w:t>
            </w:r>
            <w:r w:rsidR="00641BCD" w:rsidRPr="00956FF2">
              <w:rPr>
                <w:b/>
                <w:bCs/>
                <w:sz w:val="20"/>
                <w:szCs w:val="20"/>
                <w:highlight w:val="yellow"/>
              </w:rPr>
              <w:t>руб.</w:t>
            </w:r>
            <w:r w:rsidR="007D473F">
              <w:rPr>
                <w:b/>
                <w:bCs/>
                <w:sz w:val="20"/>
                <w:szCs w:val="20"/>
              </w:rPr>
              <w:t>, без учета НДС.</w:t>
            </w:r>
          </w:p>
          <w:p w14:paraId="6DAC1870" w14:textId="45FE6D5F" w:rsidR="000F3489" w:rsidRDefault="000F3489" w:rsidP="001D3D54">
            <w:pPr>
              <w:jc w:val="both"/>
              <w:rPr>
                <w:b/>
                <w:bCs/>
                <w:sz w:val="20"/>
                <w:szCs w:val="20"/>
              </w:rPr>
            </w:pPr>
            <w:r w:rsidRPr="00862D5B">
              <w:rPr>
                <w:b/>
                <w:bCs/>
                <w:sz w:val="20"/>
                <w:szCs w:val="20"/>
              </w:rPr>
              <w:t>Цена Договора формируется с учетом</w:t>
            </w:r>
            <w:r w:rsidR="004778BF">
              <w:rPr>
                <w:b/>
                <w:bCs/>
                <w:sz w:val="20"/>
                <w:szCs w:val="20"/>
              </w:rPr>
              <w:t xml:space="preserve"> </w:t>
            </w:r>
            <w:r w:rsidR="004778BF" w:rsidRPr="004778BF">
              <w:rPr>
                <w:b/>
                <w:bCs/>
                <w:sz w:val="20"/>
                <w:szCs w:val="20"/>
              </w:rPr>
              <w:t>и включает</w:t>
            </w:r>
            <w:r w:rsidR="00C55762">
              <w:rPr>
                <w:b/>
                <w:bCs/>
                <w:sz w:val="20"/>
                <w:szCs w:val="20"/>
              </w:rPr>
              <w:t>:</w:t>
            </w:r>
            <w:r w:rsidR="004778BF" w:rsidRPr="004778BF">
              <w:rPr>
                <w:b/>
                <w:bCs/>
                <w:sz w:val="20"/>
                <w:szCs w:val="20"/>
              </w:rPr>
              <w:t xml:space="preserve"> </w:t>
            </w:r>
            <w:r w:rsidR="00397565" w:rsidRPr="00397565">
              <w:rPr>
                <w:b/>
                <w:bCs/>
                <w:sz w:val="20"/>
                <w:szCs w:val="20"/>
              </w:rPr>
              <w:t>причитающееся Подрядчику вознаграждение, компенсацию его издержек, а также все без исключения затраты Подрядчика на любые расходы, связанные с исполнением Договора, в том числе: доставка персонала Подрядчика, проживание, содержание и т.п.; стоимость работы техники и механизмов, вывоз мусора; затраты на приобретение и доставку используемых и устанавливаемых при выполнении работ материалов, изделий и оборудования до места выполнения работ; затраты на выполнение работ по демонтажу, монтажу оборудования, изделий, материалов и конструкций согласно планов расположений и схем электрических принципиальных рабочей документации; выполнение пуско-наладочных работ; обучение персонала Заказчика работе с Комплексом; затраты на проведение скрытых и дополнительных работ; расходы по уплате таможенных пошлин, налогов и других обязательных платежей, а также любые иные расходы и затраты Подрядчика прямо не упомянутые  в Договоре, но связанные с исполнением Договора</w:t>
            </w:r>
            <w:r w:rsidR="00397565" w:rsidRPr="00C9481C">
              <w:rPr>
                <w:b/>
                <w:bCs/>
                <w:sz w:val="20"/>
                <w:szCs w:val="20"/>
              </w:rPr>
              <w:t xml:space="preserve"> </w:t>
            </w:r>
            <w:r w:rsidR="00C9481C" w:rsidRPr="00C9481C">
              <w:rPr>
                <w:b/>
                <w:bCs/>
                <w:sz w:val="20"/>
                <w:szCs w:val="20"/>
              </w:rPr>
              <w:t>(без учета НДС)</w:t>
            </w:r>
            <w:r w:rsidR="001D3D54">
              <w:rPr>
                <w:b/>
                <w:bCs/>
                <w:sz w:val="20"/>
                <w:szCs w:val="20"/>
              </w:rPr>
              <w:t>.</w:t>
            </w:r>
          </w:p>
          <w:p w14:paraId="30AC68BA" w14:textId="328E8781" w:rsidR="007D473F" w:rsidRPr="00862D5B" w:rsidRDefault="00555C30" w:rsidP="001D3D54">
            <w:pPr>
              <w:jc w:val="both"/>
              <w:rPr>
                <w:b/>
                <w:bCs/>
                <w:sz w:val="20"/>
                <w:szCs w:val="20"/>
              </w:rPr>
            </w:pPr>
            <w:r w:rsidRPr="0058463D">
              <w:rPr>
                <w:b/>
                <w:bCs/>
                <w:sz w:val="20"/>
                <w:szCs w:val="20"/>
                <w:highlight w:val="yellow"/>
              </w:rPr>
              <w:t xml:space="preserve">В случае, </w:t>
            </w:r>
            <w:r w:rsidRPr="000F12CF">
              <w:rPr>
                <w:b/>
                <w:bCs/>
                <w:sz w:val="20"/>
                <w:szCs w:val="20"/>
                <w:highlight w:val="yellow"/>
              </w:rPr>
              <w:t>если участник закупки, с которым заключается договор по результатам закупки, не применяет специальный налоговый режим, либо применяет специальный налоговый режим, но признается налогоплательщиком НДС, то договор с таким участником будет заключаться по цене, увеличенной на ставку НДС, действующую на дату составления протокола определения участника закупки, с которым заключается договор (за исключением случая, когда закупаемая продукция не облагается НДС либо участником закупки, с которым заключается договор по результатам закупки, являются физическое лицо, не применяющее специальный налоговый режим</w:t>
            </w:r>
            <w:r w:rsidRPr="0058463D">
              <w:rPr>
                <w:b/>
                <w:bCs/>
                <w:sz w:val="20"/>
                <w:szCs w:val="20"/>
                <w:highlight w:val="yellow"/>
              </w:rPr>
              <w:t>)</w:t>
            </w:r>
            <w:r w:rsidRPr="000F12CF">
              <w:rPr>
                <w:b/>
                <w:bCs/>
                <w:sz w:val="20"/>
                <w:szCs w:val="20"/>
                <w:highlight w:val="yellow"/>
              </w:rPr>
              <w:t>.</w:t>
            </w:r>
            <w:r w:rsidRPr="00580DFA">
              <w:rPr>
                <w:b/>
                <w:bCs/>
                <w:sz w:val="20"/>
                <w:szCs w:val="20"/>
                <w:highlight w:val="yellow"/>
              </w:rPr>
              <w:t xml:space="preserve"> В случае изменения налоговой ставки на дату исполнения обязательств по выполнению работ, либо признания Подрядчика после заключения настоящего договора налогоплательщиком НДС, заключается дополнительное соглашение к договору, в котором отражается фактическая ставка НДС на дату исполнения обязательства по выполнению работ, без изменения цены договора, указанной без учета НДС</w:t>
            </w:r>
            <w:r w:rsidR="007D473F" w:rsidRPr="000F12CF">
              <w:rPr>
                <w:b/>
                <w:bCs/>
                <w:sz w:val="20"/>
                <w:szCs w:val="20"/>
                <w:highlight w:val="yellow"/>
              </w:rPr>
              <w:t>.</w:t>
            </w:r>
          </w:p>
        </w:tc>
      </w:tr>
      <w:tr w:rsidR="000F3489" w:rsidRPr="00862D5B" w14:paraId="3C5C05CE" w14:textId="77777777" w:rsidTr="008A1086">
        <w:trPr>
          <w:trHeight w:val="464"/>
        </w:trPr>
        <w:tc>
          <w:tcPr>
            <w:tcW w:w="7367" w:type="dxa"/>
            <w:gridSpan w:val="6"/>
          </w:tcPr>
          <w:p w14:paraId="1D2183B5" w14:textId="4AB555A4" w:rsidR="000F3489" w:rsidRPr="00862D5B" w:rsidRDefault="008A1086" w:rsidP="00F30742">
            <w:pPr>
              <w:rPr>
                <w:sz w:val="20"/>
                <w:szCs w:val="20"/>
              </w:rPr>
            </w:pPr>
            <w:r>
              <w:rPr>
                <w:sz w:val="20"/>
                <w:szCs w:val="20"/>
              </w:rPr>
              <w:t>Форма, сроки и порядок оплаты товара, работы, услуги</w:t>
            </w:r>
          </w:p>
        </w:tc>
        <w:tc>
          <w:tcPr>
            <w:tcW w:w="2693" w:type="dxa"/>
            <w:gridSpan w:val="2"/>
          </w:tcPr>
          <w:p w14:paraId="29C66D4E" w14:textId="7A5A4126" w:rsidR="000F3489" w:rsidRPr="00862D5B" w:rsidRDefault="008A1086" w:rsidP="005D6D3D">
            <w:pPr>
              <w:jc w:val="both"/>
              <w:rPr>
                <w:sz w:val="20"/>
                <w:szCs w:val="20"/>
                <w:highlight w:val="yellow"/>
              </w:rPr>
            </w:pPr>
            <w:r w:rsidRPr="008A1086">
              <w:rPr>
                <w:sz w:val="20"/>
                <w:szCs w:val="20"/>
              </w:rPr>
              <w:t>Указаны в проекте договора</w:t>
            </w:r>
          </w:p>
        </w:tc>
      </w:tr>
      <w:tr w:rsidR="008A1086" w:rsidRPr="00862D5B" w14:paraId="16BD1F19" w14:textId="77777777" w:rsidTr="00F87940">
        <w:trPr>
          <w:trHeight w:val="464"/>
        </w:trPr>
        <w:tc>
          <w:tcPr>
            <w:tcW w:w="7367" w:type="dxa"/>
            <w:gridSpan w:val="6"/>
          </w:tcPr>
          <w:p w14:paraId="18AE6CB4" w14:textId="3040C351" w:rsidR="008A1086" w:rsidRPr="00862D5B" w:rsidRDefault="008A1086" w:rsidP="008A1086">
            <w:pPr>
              <w:rPr>
                <w:sz w:val="20"/>
                <w:szCs w:val="20"/>
              </w:rPr>
            </w:pPr>
            <w:r w:rsidRPr="00862D5B">
              <w:rPr>
                <w:sz w:val="20"/>
                <w:szCs w:val="20"/>
              </w:rPr>
              <w:t>Обоснование начальной (максимальной) цены договора</w:t>
            </w:r>
            <w:r w:rsidR="001623E1">
              <w:rPr>
                <w:sz w:val="20"/>
                <w:szCs w:val="20"/>
              </w:rPr>
              <w:t xml:space="preserve">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p>
        </w:tc>
        <w:tc>
          <w:tcPr>
            <w:tcW w:w="2693" w:type="dxa"/>
            <w:gridSpan w:val="2"/>
          </w:tcPr>
          <w:p w14:paraId="768CE86A" w14:textId="51C8FD30" w:rsidR="008A1086" w:rsidRPr="00862D5B" w:rsidRDefault="008A1086" w:rsidP="008A1086">
            <w:pPr>
              <w:jc w:val="both"/>
              <w:rPr>
                <w:sz w:val="20"/>
                <w:szCs w:val="20"/>
              </w:rPr>
            </w:pPr>
            <w:r w:rsidRPr="00862D5B">
              <w:rPr>
                <w:sz w:val="20"/>
                <w:szCs w:val="20"/>
              </w:rPr>
              <w:t xml:space="preserve">В соответствии с Разделом </w:t>
            </w:r>
            <w:r w:rsidRPr="00862D5B">
              <w:rPr>
                <w:sz w:val="20"/>
                <w:szCs w:val="20"/>
                <w:lang w:val="en-US"/>
              </w:rPr>
              <w:t>VI</w:t>
            </w:r>
            <w:r w:rsidRPr="00862D5B">
              <w:rPr>
                <w:sz w:val="20"/>
                <w:szCs w:val="20"/>
              </w:rPr>
              <w:t xml:space="preserve"> Документации </w:t>
            </w:r>
          </w:p>
        </w:tc>
      </w:tr>
      <w:tr w:rsidR="000F3489" w:rsidRPr="00862D5B" w14:paraId="0CB14400" w14:textId="77777777" w:rsidTr="00F87940">
        <w:trPr>
          <w:trHeight w:val="298"/>
        </w:trPr>
        <w:tc>
          <w:tcPr>
            <w:tcW w:w="7367" w:type="dxa"/>
            <w:gridSpan w:val="6"/>
            <w:hideMark/>
          </w:tcPr>
          <w:p w14:paraId="315779B7" w14:textId="77777777" w:rsidR="000F3489" w:rsidRPr="00862D5B" w:rsidRDefault="000F3489" w:rsidP="00F30742">
            <w:pPr>
              <w:jc w:val="both"/>
              <w:rPr>
                <w:sz w:val="20"/>
                <w:szCs w:val="20"/>
              </w:rPr>
            </w:pPr>
            <w:r w:rsidRPr="00862D5B">
              <w:rPr>
                <w:sz w:val="20"/>
                <w:szCs w:val="20"/>
              </w:rPr>
              <w:t>Валюта, используемая для формирования цены договора и расчетов с поставщиками (исполнителями, подрядчиками)</w:t>
            </w:r>
          </w:p>
        </w:tc>
        <w:tc>
          <w:tcPr>
            <w:tcW w:w="2693" w:type="dxa"/>
            <w:gridSpan w:val="2"/>
            <w:hideMark/>
          </w:tcPr>
          <w:p w14:paraId="03E53F12" w14:textId="4296F866" w:rsidR="003D42E9" w:rsidRPr="003D42E9" w:rsidRDefault="00641BCD" w:rsidP="00641BCD">
            <w:pPr>
              <w:rPr>
                <w:sz w:val="20"/>
                <w:szCs w:val="20"/>
                <w:highlight w:val="yellow"/>
              </w:rPr>
            </w:pPr>
            <w:r>
              <w:rPr>
                <w:sz w:val="20"/>
                <w:szCs w:val="20"/>
                <w:highlight w:val="yellow"/>
              </w:rPr>
              <w:t>Российский рубль</w:t>
            </w:r>
            <w:r w:rsidR="00EA431D" w:rsidRPr="003D42E9">
              <w:rPr>
                <w:sz w:val="20"/>
                <w:szCs w:val="20"/>
                <w:highlight w:val="yellow"/>
              </w:rPr>
              <w:t xml:space="preserve"> </w:t>
            </w:r>
          </w:p>
        </w:tc>
      </w:tr>
      <w:tr w:rsidR="000F3489" w:rsidRPr="00862D5B" w14:paraId="1801CB18" w14:textId="77777777" w:rsidTr="00F87940">
        <w:trPr>
          <w:trHeight w:val="353"/>
        </w:trPr>
        <w:tc>
          <w:tcPr>
            <w:tcW w:w="7367" w:type="dxa"/>
            <w:gridSpan w:val="6"/>
            <w:hideMark/>
          </w:tcPr>
          <w:p w14:paraId="078A58CB" w14:textId="2CD1D096" w:rsidR="000F3489" w:rsidRPr="00862D5B" w:rsidRDefault="000F3489" w:rsidP="005668B1">
            <w:pPr>
              <w:jc w:val="both"/>
              <w:rPr>
                <w:sz w:val="20"/>
                <w:szCs w:val="20"/>
              </w:rPr>
            </w:pPr>
            <w:r w:rsidRPr="00862D5B">
              <w:rPr>
                <w:sz w:val="20"/>
                <w:szCs w:val="20"/>
              </w:rPr>
              <w:t xml:space="preserve">Порядок применения официального курса иностранной валюты к рублю Российской Федерации, установленного Центральным банком Российской Федерации, </w:t>
            </w:r>
            <w:r w:rsidR="005668B1">
              <w:rPr>
                <w:sz w:val="20"/>
                <w:szCs w:val="20"/>
              </w:rPr>
              <w:t xml:space="preserve">и </w:t>
            </w:r>
            <w:r w:rsidRPr="00862D5B">
              <w:rPr>
                <w:sz w:val="20"/>
                <w:szCs w:val="20"/>
              </w:rPr>
              <w:t>используемого п</w:t>
            </w:r>
            <w:r w:rsidR="005668B1">
              <w:rPr>
                <w:sz w:val="20"/>
                <w:szCs w:val="20"/>
              </w:rPr>
              <w:t>ри оплате заключенного договора, в случае, если для формирования цены договора используется иностранная валюта</w:t>
            </w:r>
          </w:p>
        </w:tc>
        <w:tc>
          <w:tcPr>
            <w:tcW w:w="2693" w:type="dxa"/>
            <w:gridSpan w:val="2"/>
            <w:hideMark/>
          </w:tcPr>
          <w:p w14:paraId="617D1E57" w14:textId="77777777" w:rsidR="000F3489" w:rsidRPr="00862D5B" w:rsidRDefault="000F3489" w:rsidP="00F30742">
            <w:pPr>
              <w:jc w:val="both"/>
              <w:rPr>
                <w:sz w:val="20"/>
                <w:szCs w:val="20"/>
              </w:rPr>
            </w:pPr>
            <w:r>
              <w:rPr>
                <w:sz w:val="20"/>
                <w:szCs w:val="20"/>
              </w:rPr>
              <w:t>В соответствии с договором</w:t>
            </w:r>
          </w:p>
        </w:tc>
      </w:tr>
      <w:tr w:rsidR="000F3489" w:rsidRPr="00862D5B" w14:paraId="010FFAFB" w14:textId="77777777" w:rsidTr="00F87940">
        <w:trPr>
          <w:trHeight w:val="122"/>
        </w:trPr>
        <w:tc>
          <w:tcPr>
            <w:tcW w:w="10060" w:type="dxa"/>
            <w:gridSpan w:val="8"/>
            <w:shd w:val="clear" w:color="auto" w:fill="D9D9D9" w:themeFill="background1" w:themeFillShade="D9"/>
            <w:hideMark/>
          </w:tcPr>
          <w:p w14:paraId="17D9293E" w14:textId="77777777" w:rsidR="000F3489" w:rsidRPr="00862D5B" w:rsidRDefault="000F3489" w:rsidP="00F30742">
            <w:pPr>
              <w:jc w:val="both"/>
              <w:rPr>
                <w:bCs/>
                <w:sz w:val="20"/>
                <w:szCs w:val="20"/>
              </w:rPr>
            </w:pPr>
            <w:r w:rsidRPr="00862D5B">
              <w:rPr>
                <w:sz w:val="20"/>
                <w:szCs w:val="20"/>
              </w:rPr>
              <w:t>Формы, сроки и порядок оплаты товаров, работ, услуг:</w:t>
            </w:r>
          </w:p>
        </w:tc>
      </w:tr>
      <w:tr w:rsidR="000F3489" w:rsidRPr="00862D5B" w14:paraId="1AE924E4" w14:textId="77777777" w:rsidTr="00F87940">
        <w:trPr>
          <w:trHeight w:val="274"/>
        </w:trPr>
        <w:tc>
          <w:tcPr>
            <w:tcW w:w="10060" w:type="dxa"/>
            <w:gridSpan w:val="8"/>
            <w:hideMark/>
          </w:tcPr>
          <w:p w14:paraId="5D1C1F49" w14:textId="77777777" w:rsidR="000F3489" w:rsidRPr="00862D5B" w:rsidRDefault="000F3489" w:rsidP="00810369">
            <w:pPr>
              <w:autoSpaceDE w:val="0"/>
              <w:autoSpaceDN w:val="0"/>
              <w:adjustRightInd w:val="0"/>
              <w:rPr>
                <w:bCs/>
                <w:sz w:val="20"/>
                <w:szCs w:val="20"/>
              </w:rPr>
            </w:pPr>
            <w:r w:rsidRPr="00862D5B">
              <w:rPr>
                <w:bCs/>
                <w:sz w:val="20"/>
                <w:szCs w:val="20"/>
              </w:rPr>
              <w:t xml:space="preserve">В соответствии с проектом договора </w:t>
            </w:r>
          </w:p>
        </w:tc>
      </w:tr>
      <w:tr w:rsidR="000F3489" w:rsidRPr="00862D5B" w14:paraId="0D66A3FE" w14:textId="77777777" w:rsidTr="00F87940">
        <w:tc>
          <w:tcPr>
            <w:tcW w:w="10060" w:type="dxa"/>
            <w:gridSpan w:val="8"/>
            <w:shd w:val="clear" w:color="auto" w:fill="D9D9D9" w:themeFill="background1" w:themeFillShade="D9"/>
            <w:hideMark/>
          </w:tcPr>
          <w:p w14:paraId="7D38F6F2" w14:textId="77777777" w:rsidR="000F3489" w:rsidRPr="00862D5B" w:rsidRDefault="000F3489" w:rsidP="00F30742">
            <w:pPr>
              <w:rPr>
                <w:sz w:val="20"/>
                <w:szCs w:val="20"/>
              </w:rPr>
            </w:pPr>
            <w:r w:rsidRPr="00862D5B">
              <w:rPr>
                <w:bCs/>
                <w:sz w:val="20"/>
                <w:szCs w:val="20"/>
              </w:rPr>
              <w:t>Информация о порядке проведения закупки:</w:t>
            </w:r>
          </w:p>
        </w:tc>
      </w:tr>
      <w:tr w:rsidR="00684F71" w:rsidRPr="00862D5B" w14:paraId="2103AB42" w14:textId="77777777" w:rsidTr="00F87940">
        <w:trPr>
          <w:trHeight w:val="462"/>
        </w:trPr>
        <w:tc>
          <w:tcPr>
            <w:tcW w:w="3823" w:type="dxa"/>
            <w:gridSpan w:val="4"/>
          </w:tcPr>
          <w:p w14:paraId="35AE0757" w14:textId="5403A5D1" w:rsidR="00684F71" w:rsidRPr="00862D5B" w:rsidRDefault="00684F71" w:rsidP="00684F71">
            <w:pPr>
              <w:rPr>
                <w:bCs/>
                <w:sz w:val="20"/>
                <w:szCs w:val="20"/>
              </w:rPr>
            </w:pPr>
            <w:r>
              <w:rPr>
                <w:bCs/>
                <w:sz w:val="20"/>
                <w:szCs w:val="20"/>
              </w:rPr>
              <w:t>Порядок подачи заявок на участие в закупке</w:t>
            </w:r>
          </w:p>
        </w:tc>
        <w:tc>
          <w:tcPr>
            <w:tcW w:w="6237" w:type="dxa"/>
            <w:gridSpan w:val="4"/>
            <w:shd w:val="clear" w:color="auto" w:fill="FFFFFF" w:themeFill="background1"/>
          </w:tcPr>
          <w:p w14:paraId="705C53B1" w14:textId="2AFD2635" w:rsidR="00684F71" w:rsidRPr="005A1DEF" w:rsidRDefault="00684F71" w:rsidP="00684F71">
            <w:pPr>
              <w:jc w:val="both"/>
              <w:rPr>
                <w:b/>
                <w:sz w:val="20"/>
                <w:szCs w:val="20"/>
                <w:highlight w:val="yellow"/>
              </w:rPr>
            </w:pPr>
            <w:r w:rsidRPr="00091F0C">
              <w:rPr>
                <w:b/>
                <w:sz w:val="20"/>
                <w:szCs w:val="20"/>
              </w:rPr>
              <w:t>В соответствии с регламентом электронной торговой площадки</w:t>
            </w:r>
          </w:p>
        </w:tc>
      </w:tr>
      <w:tr w:rsidR="00684F71" w:rsidRPr="00862D5B" w14:paraId="3DE82FD1" w14:textId="77777777" w:rsidTr="00F87940">
        <w:trPr>
          <w:trHeight w:val="462"/>
        </w:trPr>
        <w:tc>
          <w:tcPr>
            <w:tcW w:w="3823" w:type="dxa"/>
            <w:gridSpan w:val="4"/>
          </w:tcPr>
          <w:p w14:paraId="12DADB8C" w14:textId="3384EF5E" w:rsidR="00684F71" w:rsidRPr="00862D5B" w:rsidRDefault="00684F71" w:rsidP="00684F71">
            <w:pPr>
              <w:rPr>
                <w:bCs/>
                <w:sz w:val="20"/>
                <w:szCs w:val="20"/>
              </w:rPr>
            </w:pPr>
            <w:r w:rsidRPr="00862D5B">
              <w:rPr>
                <w:bCs/>
                <w:sz w:val="20"/>
                <w:szCs w:val="20"/>
              </w:rPr>
              <w:t>Дата и время начала срока подачи заявок на участие</w:t>
            </w:r>
          </w:p>
        </w:tc>
        <w:tc>
          <w:tcPr>
            <w:tcW w:w="6237" w:type="dxa"/>
            <w:gridSpan w:val="4"/>
            <w:shd w:val="clear" w:color="auto" w:fill="FFFFFF" w:themeFill="background1"/>
          </w:tcPr>
          <w:p w14:paraId="71254580" w14:textId="51177FD0" w:rsidR="00684F71" w:rsidRDefault="00CC1F8C" w:rsidP="00327943">
            <w:pPr>
              <w:jc w:val="both"/>
              <w:rPr>
                <w:b/>
                <w:sz w:val="20"/>
                <w:szCs w:val="20"/>
                <w:highlight w:val="yellow"/>
              </w:rPr>
            </w:pPr>
            <w:r>
              <w:rPr>
                <w:b/>
                <w:sz w:val="20"/>
                <w:szCs w:val="20"/>
                <w:highlight w:val="yellow"/>
              </w:rPr>
              <w:t>08</w:t>
            </w:r>
            <w:r w:rsidR="0064631E">
              <w:rPr>
                <w:b/>
                <w:sz w:val="20"/>
                <w:szCs w:val="20"/>
                <w:highlight w:val="yellow"/>
              </w:rPr>
              <w:t>.</w:t>
            </w:r>
            <w:r>
              <w:rPr>
                <w:b/>
                <w:sz w:val="20"/>
                <w:szCs w:val="20"/>
                <w:highlight w:val="yellow"/>
              </w:rPr>
              <w:t>12</w:t>
            </w:r>
            <w:r w:rsidR="00EE132C">
              <w:rPr>
                <w:b/>
                <w:sz w:val="20"/>
                <w:szCs w:val="20"/>
                <w:highlight w:val="yellow"/>
              </w:rPr>
              <w:t>.202</w:t>
            </w:r>
            <w:r w:rsidR="006E0074">
              <w:rPr>
                <w:b/>
                <w:sz w:val="20"/>
                <w:szCs w:val="20"/>
                <w:highlight w:val="yellow"/>
              </w:rPr>
              <w:t>5</w:t>
            </w:r>
          </w:p>
        </w:tc>
      </w:tr>
      <w:tr w:rsidR="000F3489" w:rsidRPr="00862D5B" w14:paraId="73746AED" w14:textId="77777777" w:rsidTr="00F87940">
        <w:trPr>
          <w:trHeight w:val="462"/>
        </w:trPr>
        <w:tc>
          <w:tcPr>
            <w:tcW w:w="3823" w:type="dxa"/>
            <w:gridSpan w:val="4"/>
          </w:tcPr>
          <w:p w14:paraId="24CDC37E" w14:textId="77777777" w:rsidR="000F3489" w:rsidRPr="00862D5B" w:rsidRDefault="000F3489" w:rsidP="00F30742">
            <w:pPr>
              <w:rPr>
                <w:bCs/>
                <w:sz w:val="20"/>
                <w:szCs w:val="20"/>
              </w:rPr>
            </w:pPr>
            <w:r w:rsidRPr="00862D5B">
              <w:rPr>
                <w:bCs/>
                <w:sz w:val="20"/>
                <w:szCs w:val="20"/>
              </w:rPr>
              <w:t>Дата и время окончания срока подачи заявок на участие</w:t>
            </w:r>
          </w:p>
        </w:tc>
        <w:tc>
          <w:tcPr>
            <w:tcW w:w="6237" w:type="dxa"/>
            <w:gridSpan w:val="4"/>
            <w:shd w:val="clear" w:color="auto" w:fill="FFFFFF" w:themeFill="background1"/>
          </w:tcPr>
          <w:p w14:paraId="04D17B50" w14:textId="5B09C48B" w:rsidR="000F3489" w:rsidRPr="005A1DEF" w:rsidRDefault="00CC1F8C" w:rsidP="002952F2">
            <w:pPr>
              <w:jc w:val="both"/>
              <w:rPr>
                <w:b/>
                <w:sz w:val="20"/>
                <w:szCs w:val="20"/>
                <w:highlight w:val="yellow"/>
              </w:rPr>
            </w:pPr>
            <w:r>
              <w:rPr>
                <w:b/>
                <w:sz w:val="20"/>
                <w:szCs w:val="20"/>
                <w:highlight w:val="yellow"/>
              </w:rPr>
              <w:t>24.12</w:t>
            </w:r>
            <w:r w:rsidR="005219BC">
              <w:rPr>
                <w:b/>
                <w:sz w:val="20"/>
                <w:szCs w:val="20"/>
                <w:highlight w:val="yellow"/>
              </w:rPr>
              <w:t>.</w:t>
            </w:r>
            <w:r w:rsidR="00EE132C">
              <w:rPr>
                <w:b/>
                <w:sz w:val="20"/>
                <w:szCs w:val="20"/>
                <w:highlight w:val="yellow"/>
              </w:rPr>
              <w:t>202</w:t>
            </w:r>
            <w:r w:rsidR="000C41F8">
              <w:rPr>
                <w:b/>
                <w:sz w:val="20"/>
                <w:szCs w:val="20"/>
                <w:highlight w:val="yellow"/>
              </w:rPr>
              <w:t>5</w:t>
            </w:r>
            <w:r w:rsidR="000F3489" w:rsidRPr="005A1DEF">
              <w:rPr>
                <w:b/>
                <w:sz w:val="20"/>
                <w:szCs w:val="20"/>
                <w:highlight w:val="yellow"/>
              </w:rPr>
              <w:t xml:space="preserve"> в 0</w:t>
            </w:r>
            <w:r w:rsidR="00B310D2">
              <w:rPr>
                <w:b/>
                <w:sz w:val="20"/>
                <w:szCs w:val="20"/>
                <w:highlight w:val="yellow"/>
              </w:rPr>
              <w:t>8</w:t>
            </w:r>
            <w:r w:rsidR="005B422D">
              <w:rPr>
                <w:b/>
                <w:sz w:val="20"/>
                <w:szCs w:val="20"/>
                <w:highlight w:val="yellow"/>
              </w:rPr>
              <w:t>:0</w:t>
            </w:r>
            <w:r w:rsidR="000F3489" w:rsidRPr="005A1DEF">
              <w:rPr>
                <w:b/>
                <w:sz w:val="20"/>
                <w:szCs w:val="20"/>
                <w:highlight w:val="yellow"/>
              </w:rPr>
              <w:t>0</w:t>
            </w:r>
            <w:r w:rsidR="005B422D">
              <w:rPr>
                <w:b/>
                <w:sz w:val="20"/>
                <w:szCs w:val="20"/>
                <w:highlight w:val="yellow"/>
              </w:rPr>
              <w:t xml:space="preserve"> хабаровского времени</w:t>
            </w:r>
          </w:p>
        </w:tc>
      </w:tr>
      <w:tr w:rsidR="000F3489" w:rsidRPr="00862D5B" w14:paraId="2E2A47DC" w14:textId="77777777" w:rsidTr="00F87940">
        <w:trPr>
          <w:trHeight w:val="462"/>
        </w:trPr>
        <w:tc>
          <w:tcPr>
            <w:tcW w:w="3823" w:type="dxa"/>
            <w:gridSpan w:val="4"/>
          </w:tcPr>
          <w:p w14:paraId="5436EF25" w14:textId="07CE4D87" w:rsidR="000F3489" w:rsidRPr="00862D5B" w:rsidRDefault="000F3489" w:rsidP="00D4284B">
            <w:pPr>
              <w:rPr>
                <w:bCs/>
                <w:sz w:val="20"/>
                <w:szCs w:val="20"/>
              </w:rPr>
            </w:pPr>
            <w:r w:rsidRPr="00862D5B">
              <w:rPr>
                <w:bCs/>
                <w:sz w:val="20"/>
                <w:szCs w:val="20"/>
              </w:rPr>
              <w:t xml:space="preserve">Дата и время рассмотрения заявок </w:t>
            </w:r>
          </w:p>
        </w:tc>
        <w:tc>
          <w:tcPr>
            <w:tcW w:w="6237" w:type="dxa"/>
            <w:gridSpan w:val="4"/>
            <w:shd w:val="clear" w:color="auto" w:fill="FFFFFF" w:themeFill="background1"/>
          </w:tcPr>
          <w:p w14:paraId="5A8151C1" w14:textId="1BDC945F" w:rsidR="000F3489" w:rsidRPr="005A1DEF" w:rsidRDefault="00CC1F8C" w:rsidP="002952F2">
            <w:pPr>
              <w:jc w:val="both"/>
              <w:rPr>
                <w:b/>
                <w:sz w:val="20"/>
                <w:szCs w:val="20"/>
                <w:highlight w:val="yellow"/>
              </w:rPr>
            </w:pPr>
            <w:r>
              <w:rPr>
                <w:b/>
                <w:sz w:val="20"/>
                <w:szCs w:val="20"/>
                <w:highlight w:val="yellow"/>
              </w:rPr>
              <w:t>24.12</w:t>
            </w:r>
            <w:r w:rsidR="004267AA">
              <w:rPr>
                <w:b/>
                <w:sz w:val="20"/>
                <w:szCs w:val="20"/>
                <w:highlight w:val="yellow"/>
              </w:rPr>
              <w:t>.202</w:t>
            </w:r>
            <w:r w:rsidR="000C41F8">
              <w:rPr>
                <w:b/>
                <w:sz w:val="20"/>
                <w:szCs w:val="20"/>
                <w:highlight w:val="yellow"/>
              </w:rPr>
              <w:t>5</w:t>
            </w:r>
          </w:p>
        </w:tc>
      </w:tr>
      <w:tr w:rsidR="000F3489" w:rsidRPr="00862D5B" w14:paraId="3C1642F0" w14:textId="77777777" w:rsidTr="00F87940">
        <w:trPr>
          <w:trHeight w:val="462"/>
        </w:trPr>
        <w:tc>
          <w:tcPr>
            <w:tcW w:w="3823" w:type="dxa"/>
            <w:gridSpan w:val="4"/>
          </w:tcPr>
          <w:p w14:paraId="2713883B" w14:textId="77777777" w:rsidR="000F3489" w:rsidRPr="00862D5B" w:rsidRDefault="000F3489" w:rsidP="00D55701">
            <w:pPr>
              <w:rPr>
                <w:bCs/>
                <w:sz w:val="20"/>
                <w:szCs w:val="20"/>
              </w:rPr>
            </w:pPr>
            <w:r w:rsidRPr="00862D5B">
              <w:rPr>
                <w:bCs/>
                <w:sz w:val="20"/>
                <w:szCs w:val="20"/>
              </w:rPr>
              <w:t>Дата и время начала торгов (аукциона)</w:t>
            </w:r>
          </w:p>
        </w:tc>
        <w:tc>
          <w:tcPr>
            <w:tcW w:w="6237" w:type="dxa"/>
            <w:gridSpan w:val="4"/>
            <w:shd w:val="clear" w:color="auto" w:fill="FFFFFF" w:themeFill="background1"/>
          </w:tcPr>
          <w:p w14:paraId="335E19F3" w14:textId="45819A00" w:rsidR="000F3489" w:rsidRPr="005A1DEF" w:rsidRDefault="00CC1F8C" w:rsidP="002952F2">
            <w:pPr>
              <w:jc w:val="both"/>
              <w:rPr>
                <w:b/>
                <w:sz w:val="20"/>
                <w:szCs w:val="20"/>
                <w:highlight w:val="yellow"/>
              </w:rPr>
            </w:pPr>
            <w:r>
              <w:rPr>
                <w:b/>
                <w:sz w:val="20"/>
                <w:szCs w:val="20"/>
                <w:highlight w:val="yellow"/>
              </w:rPr>
              <w:t>25.12</w:t>
            </w:r>
            <w:r w:rsidR="00EE132C">
              <w:rPr>
                <w:b/>
                <w:sz w:val="20"/>
                <w:szCs w:val="20"/>
                <w:highlight w:val="yellow"/>
              </w:rPr>
              <w:t>.202</w:t>
            </w:r>
            <w:r w:rsidR="000C41F8">
              <w:rPr>
                <w:b/>
                <w:sz w:val="20"/>
                <w:szCs w:val="20"/>
                <w:highlight w:val="yellow"/>
              </w:rPr>
              <w:t>5</w:t>
            </w:r>
            <w:r w:rsidR="00EE132C">
              <w:rPr>
                <w:b/>
                <w:sz w:val="20"/>
                <w:szCs w:val="20"/>
                <w:highlight w:val="yellow"/>
              </w:rPr>
              <w:t xml:space="preserve"> </w:t>
            </w:r>
            <w:r w:rsidR="00202264">
              <w:rPr>
                <w:b/>
                <w:sz w:val="20"/>
                <w:szCs w:val="20"/>
                <w:highlight w:val="yellow"/>
              </w:rPr>
              <w:t>в 1</w:t>
            </w:r>
            <w:r w:rsidR="00B11BA0">
              <w:rPr>
                <w:b/>
                <w:sz w:val="20"/>
                <w:szCs w:val="20"/>
                <w:highlight w:val="yellow"/>
              </w:rPr>
              <w:t>7</w:t>
            </w:r>
            <w:r w:rsidR="00202264">
              <w:rPr>
                <w:b/>
                <w:sz w:val="20"/>
                <w:szCs w:val="20"/>
                <w:highlight w:val="yellow"/>
              </w:rPr>
              <w:t>:0</w:t>
            </w:r>
            <w:r w:rsidR="00202264" w:rsidRPr="005A1DEF">
              <w:rPr>
                <w:b/>
                <w:sz w:val="20"/>
                <w:szCs w:val="20"/>
                <w:highlight w:val="yellow"/>
              </w:rPr>
              <w:t>0</w:t>
            </w:r>
            <w:r w:rsidR="00202264">
              <w:rPr>
                <w:b/>
                <w:sz w:val="20"/>
                <w:szCs w:val="20"/>
                <w:highlight w:val="yellow"/>
              </w:rPr>
              <w:t xml:space="preserve"> хабаровского времени</w:t>
            </w:r>
          </w:p>
        </w:tc>
      </w:tr>
      <w:tr w:rsidR="00695B54" w:rsidRPr="00862D5B" w14:paraId="0001DF0E" w14:textId="77777777" w:rsidTr="00F87940">
        <w:trPr>
          <w:trHeight w:val="462"/>
        </w:trPr>
        <w:tc>
          <w:tcPr>
            <w:tcW w:w="3823" w:type="dxa"/>
            <w:gridSpan w:val="4"/>
          </w:tcPr>
          <w:p w14:paraId="2F14BF6A" w14:textId="2E99703E" w:rsidR="00695B54" w:rsidRPr="00862D5B" w:rsidRDefault="00695B54" w:rsidP="00D55701">
            <w:pPr>
              <w:rPr>
                <w:bCs/>
                <w:sz w:val="20"/>
                <w:szCs w:val="20"/>
              </w:rPr>
            </w:pPr>
            <w:r>
              <w:rPr>
                <w:bCs/>
                <w:sz w:val="20"/>
                <w:szCs w:val="20"/>
              </w:rPr>
              <w:t>Дата подведения итогов</w:t>
            </w:r>
          </w:p>
        </w:tc>
        <w:tc>
          <w:tcPr>
            <w:tcW w:w="6237" w:type="dxa"/>
            <w:gridSpan w:val="4"/>
            <w:shd w:val="clear" w:color="auto" w:fill="FFFFFF" w:themeFill="background1"/>
          </w:tcPr>
          <w:p w14:paraId="4A0013BC" w14:textId="17F46157" w:rsidR="00695B54" w:rsidRDefault="00CC1F8C" w:rsidP="002952F2">
            <w:pPr>
              <w:jc w:val="both"/>
              <w:rPr>
                <w:b/>
                <w:sz w:val="20"/>
                <w:szCs w:val="20"/>
                <w:highlight w:val="yellow"/>
              </w:rPr>
            </w:pPr>
            <w:r>
              <w:rPr>
                <w:b/>
                <w:sz w:val="20"/>
                <w:szCs w:val="20"/>
                <w:highlight w:val="yellow"/>
              </w:rPr>
              <w:t>26.12</w:t>
            </w:r>
            <w:r w:rsidR="00695B54">
              <w:rPr>
                <w:b/>
                <w:sz w:val="20"/>
                <w:szCs w:val="20"/>
                <w:highlight w:val="yellow"/>
              </w:rPr>
              <w:t>.2025</w:t>
            </w:r>
          </w:p>
        </w:tc>
      </w:tr>
      <w:tr w:rsidR="000F3489" w:rsidRPr="00862D5B" w14:paraId="2C973B9B" w14:textId="77777777" w:rsidTr="00F87940">
        <w:tc>
          <w:tcPr>
            <w:tcW w:w="3823" w:type="dxa"/>
            <w:gridSpan w:val="4"/>
            <w:hideMark/>
          </w:tcPr>
          <w:p w14:paraId="4025CDA1" w14:textId="77777777" w:rsidR="000F3489" w:rsidRPr="00862D5B" w:rsidRDefault="000F3489" w:rsidP="00F30742">
            <w:pPr>
              <w:rPr>
                <w:sz w:val="20"/>
                <w:szCs w:val="20"/>
              </w:rPr>
            </w:pPr>
            <w:r w:rsidRPr="00862D5B">
              <w:rPr>
                <w:bCs/>
                <w:sz w:val="20"/>
                <w:szCs w:val="20"/>
              </w:rPr>
              <w:t>Срок предоставления документации о закупке</w:t>
            </w:r>
            <w:r w:rsidRPr="00862D5B">
              <w:rPr>
                <w:sz w:val="20"/>
                <w:szCs w:val="20"/>
              </w:rPr>
              <w:t xml:space="preserve"> </w:t>
            </w:r>
          </w:p>
        </w:tc>
        <w:tc>
          <w:tcPr>
            <w:tcW w:w="6237" w:type="dxa"/>
            <w:gridSpan w:val="4"/>
            <w:hideMark/>
          </w:tcPr>
          <w:p w14:paraId="054E6C23" w14:textId="3D2A8957" w:rsidR="000F3489" w:rsidRPr="00862D5B" w:rsidRDefault="00C35912" w:rsidP="00BC631F">
            <w:pPr>
              <w:jc w:val="both"/>
              <w:rPr>
                <w:sz w:val="20"/>
                <w:szCs w:val="20"/>
              </w:rPr>
            </w:pPr>
            <w:r>
              <w:rPr>
                <w:sz w:val="20"/>
                <w:szCs w:val="20"/>
              </w:rPr>
              <w:t>В любое время с момента размещения извещения о закупке</w:t>
            </w:r>
          </w:p>
        </w:tc>
      </w:tr>
      <w:tr w:rsidR="000F3489" w:rsidRPr="00862D5B" w14:paraId="746D52D3" w14:textId="77777777" w:rsidTr="00F87940">
        <w:tc>
          <w:tcPr>
            <w:tcW w:w="3823" w:type="dxa"/>
            <w:gridSpan w:val="4"/>
            <w:hideMark/>
          </w:tcPr>
          <w:p w14:paraId="40D66853" w14:textId="61063068" w:rsidR="000F3489" w:rsidRPr="00862D5B" w:rsidRDefault="000F3489" w:rsidP="00266E6B">
            <w:pPr>
              <w:rPr>
                <w:sz w:val="20"/>
                <w:szCs w:val="20"/>
              </w:rPr>
            </w:pPr>
            <w:r w:rsidRPr="00862D5B">
              <w:rPr>
                <w:bCs/>
                <w:sz w:val="20"/>
                <w:szCs w:val="20"/>
              </w:rPr>
              <w:t>Место</w:t>
            </w:r>
            <w:r w:rsidR="00266E6B">
              <w:rPr>
                <w:bCs/>
                <w:sz w:val="20"/>
                <w:szCs w:val="20"/>
              </w:rPr>
              <w:t xml:space="preserve"> и порядок</w:t>
            </w:r>
            <w:r w:rsidRPr="00862D5B">
              <w:rPr>
                <w:bCs/>
                <w:sz w:val="20"/>
                <w:szCs w:val="20"/>
              </w:rPr>
              <w:t xml:space="preserve"> предоставления документации о закупке</w:t>
            </w:r>
          </w:p>
        </w:tc>
        <w:tc>
          <w:tcPr>
            <w:tcW w:w="6237" w:type="dxa"/>
            <w:gridSpan w:val="4"/>
            <w:hideMark/>
          </w:tcPr>
          <w:p w14:paraId="7C6D08C6" w14:textId="77777777" w:rsidR="000F3489" w:rsidRPr="00862D5B" w:rsidRDefault="000F3489" w:rsidP="00F30742">
            <w:pPr>
              <w:rPr>
                <w:sz w:val="20"/>
                <w:szCs w:val="20"/>
              </w:rPr>
            </w:pPr>
            <w:r w:rsidRPr="00862D5B">
              <w:rPr>
                <w:sz w:val="20"/>
                <w:szCs w:val="20"/>
              </w:rPr>
              <w:t xml:space="preserve">Документация о закупке представлена в форме электронного документа в сети Интернет на сайте: </w:t>
            </w:r>
          </w:p>
          <w:p w14:paraId="7DF67ED9" w14:textId="53FCDA1B" w:rsidR="000F3489" w:rsidRPr="00862D5B" w:rsidRDefault="00D76997" w:rsidP="00F30742">
            <w:pPr>
              <w:rPr>
                <w:sz w:val="20"/>
                <w:szCs w:val="20"/>
              </w:rPr>
            </w:pPr>
            <w:hyperlink r:id="rId11" w:history="1">
              <w:r w:rsidR="007720E4" w:rsidRPr="00996BB9">
                <w:rPr>
                  <w:rStyle w:val="a4"/>
                  <w:sz w:val="20"/>
                  <w:szCs w:val="20"/>
                </w:rPr>
                <w:t>http://www.zakupki.gov.ru/</w:t>
              </w:r>
            </w:hyperlink>
            <w:r w:rsidR="007720E4">
              <w:rPr>
                <w:sz w:val="20"/>
                <w:szCs w:val="20"/>
              </w:rPr>
              <w:t xml:space="preserve"> </w:t>
            </w:r>
            <w:r w:rsidR="00404BE6">
              <w:rPr>
                <w:sz w:val="20"/>
                <w:szCs w:val="20"/>
              </w:rPr>
              <w:t>и на сайте электронной торговой площадки</w:t>
            </w:r>
          </w:p>
        </w:tc>
      </w:tr>
      <w:tr w:rsidR="000F3489" w:rsidRPr="00862D5B" w14:paraId="08A399A1" w14:textId="77777777" w:rsidTr="00F87940">
        <w:tc>
          <w:tcPr>
            <w:tcW w:w="3823" w:type="dxa"/>
            <w:gridSpan w:val="4"/>
            <w:hideMark/>
          </w:tcPr>
          <w:p w14:paraId="210F5C92" w14:textId="77777777" w:rsidR="000F3489" w:rsidRPr="00862D5B" w:rsidRDefault="000F3489" w:rsidP="00F30742">
            <w:pPr>
              <w:rPr>
                <w:sz w:val="20"/>
                <w:szCs w:val="20"/>
              </w:rPr>
            </w:pPr>
            <w:r w:rsidRPr="00862D5B">
              <w:rPr>
                <w:bCs/>
                <w:sz w:val="20"/>
                <w:szCs w:val="20"/>
              </w:rPr>
              <w:t>Размер платы</w:t>
            </w:r>
            <w:r w:rsidRPr="00862D5B">
              <w:rPr>
                <w:sz w:val="20"/>
                <w:szCs w:val="20"/>
              </w:rPr>
              <w:t xml:space="preserve">, </w:t>
            </w:r>
            <w:r w:rsidRPr="00862D5B">
              <w:rPr>
                <w:bCs/>
                <w:sz w:val="20"/>
                <w:szCs w:val="20"/>
              </w:rPr>
              <w:t>сроки внесения платы порядок внесения платы за предоставление документации о закупке</w:t>
            </w:r>
          </w:p>
        </w:tc>
        <w:tc>
          <w:tcPr>
            <w:tcW w:w="6237" w:type="dxa"/>
            <w:gridSpan w:val="4"/>
            <w:hideMark/>
          </w:tcPr>
          <w:p w14:paraId="655F0083" w14:textId="77777777" w:rsidR="000F3489" w:rsidRPr="00862D5B" w:rsidRDefault="000F3489" w:rsidP="00F30742">
            <w:pPr>
              <w:rPr>
                <w:sz w:val="20"/>
                <w:szCs w:val="20"/>
              </w:rPr>
            </w:pPr>
            <w:r w:rsidRPr="00862D5B">
              <w:rPr>
                <w:sz w:val="20"/>
                <w:szCs w:val="20"/>
              </w:rPr>
              <w:t>Не установлен</w:t>
            </w:r>
          </w:p>
        </w:tc>
      </w:tr>
      <w:tr w:rsidR="000F3489" w:rsidRPr="00862D5B" w14:paraId="61E3F43B" w14:textId="77777777" w:rsidTr="00F87940">
        <w:trPr>
          <w:trHeight w:val="3340"/>
        </w:trPr>
        <w:tc>
          <w:tcPr>
            <w:tcW w:w="3823" w:type="dxa"/>
            <w:gridSpan w:val="4"/>
          </w:tcPr>
          <w:p w14:paraId="07496885" w14:textId="77777777" w:rsidR="000F3489" w:rsidRPr="00862D5B" w:rsidRDefault="000F3489" w:rsidP="00F30742">
            <w:pPr>
              <w:rPr>
                <w:bCs/>
                <w:sz w:val="20"/>
                <w:szCs w:val="20"/>
              </w:rPr>
            </w:pPr>
            <w:r w:rsidRPr="00862D5B">
              <w:rPr>
                <w:sz w:val="20"/>
                <w:szCs w:val="20"/>
              </w:rPr>
              <w:t>Формы, порядок, даты начала и окончания срока представления участникам процедуры закупки разъяснений положений документации о закупке</w:t>
            </w:r>
          </w:p>
        </w:tc>
        <w:tc>
          <w:tcPr>
            <w:tcW w:w="6237" w:type="dxa"/>
            <w:gridSpan w:val="4"/>
          </w:tcPr>
          <w:p w14:paraId="263B5E2E" w14:textId="5F9E8D36" w:rsidR="000F3489" w:rsidRPr="00862D5B" w:rsidRDefault="000F3489" w:rsidP="00F30742">
            <w:pPr>
              <w:ind w:firstLine="6"/>
              <w:jc w:val="both"/>
              <w:rPr>
                <w:sz w:val="20"/>
                <w:szCs w:val="20"/>
              </w:rPr>
            </w:pPr>
            <w:r w:rsidRPr="00862D5B">
              <w:rPr>
                <w:sz w:val="20"/>
                <w:szCs w:val="20"/>
              </w:rPr>
              <w:t>Любой участник закупки вправе направить на адрес электронной торговой площадки, на которой проводится электронный аукцион, запрос о разъяснении положений данной документации.</w:t>
            </w:r>
          </w:p>
          <w:p w14:paraId="4E98D676" w14:textId="3631352A" w:rsidR="000F3489" w:rsidRPr="00862D5B" w:rsidRDefault="000F3489" w:rsidP="00105BF8">
            <w:pPr>
              <w:suppressAutoHyphens w:val="0"/>
              <w:autoSpaceDE w:val="0"/>
              <w:autoSpaceDN w:val="0"/>
              <w:adjustRightInd w:val="0"/>
              <w:jc w:val="both"/>
              <w:rPr>
                <w:sz w:val="20"/>
                <w:szCs w:val="20"/>
              </w:rPr>
            </w:pPr>
            <w:r w:rsidRPr="00862D5B">
              <w:rPr>
                <w:sz w:val="20"/>
                <w:szCs w:val="20"/>
              </w:rPr>
              <w:t>Не позднее чем в течение трех дней со дня поступления от оператора электронной торговой площадки указанного запроса, заказчик размещает разъяснение положений документации о закупке с указанием предмета запроса, но без указания участника процедуры закупки, от которого поступил запрос.</w:t>
            </w:r>
            <w:r w:rsidR="00105BF8">
              <w:rPr>
                <w:sz w:val="20"/>
                <w:szCs w:val="20"/>
              </w:rPr>
              <w:t xml:space="preserve"> </w:t>
            </w:r>
            <w:r w:rsidR="00105BF8">
              <w:rPr>
                <w:rFonts w:eastAsiaTheme="minorHAnsi"/>
                <w:b/>
                <w:bCs/>
                <w:sz w:val="20"/>
                <w:szCs w:val="20"/>
                <w:lang w:eastAsia="en-US"/>
              </w:rPr>
              <w:t>При этом заказчик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такой закупке.</w:t>
            </w:r>
          </w:p>
          <w:p w14:paraId="58685F35" w14:textId="32119B34" w:rsidR="000F3489" w:rsidRPr="00862D5B" w:rsidRDefault="000F3489" w:rsidP="00F30742">
            <w:pPr>
              <w:tabs>
                <w:tab w:val="left" w:pos="1418"/>
              </w:tabs>
              <w:jc w:val="both"/>
              <w:rPr>
                <w:sz w:val="20"/>
                <w:szCs w:val="20"/>
              </w:rPr>
            </w:pPr>
            <w:r w:rsidRPr="00862D5B">
              <w:rPr>
                <w:sz w:val="20"/>
                <w:szCs w:val="20"/>
              </w:rPr>
              <w:t>Дата начала срока представления участникам процедуры закупки разъяснений положений документации о закупке</w:t>
            </w:r>
            <w:r w:rsidR="00CF1DFC">
              <w:rPr>
                <w:sz w:val="20"/>
                <w:szCs w:val="20"/>
              </w:rPr>
              <w:t xml:space="preserve"> </w:t>
            </w:r>
            <w:r w:rsidR="00C9721A">
              <w:rPr>
                <w:b/>
                <w:sz w:val="20"/>
                <w:szCs w:val="20"/>
                <w:highlight w:val="yellow"/>
              </w:rPr>
              <w:t>08</w:t>
            </w:r>
            <w:r w:rsidR="00D928E4">
              <w:rPr>
                <w:b/>
                <w:sz w:val="20"/>
                <w:szCs w:val="20"/>
                <w:highlight w:val="yellow"/>
              </w:rPr>
              <w:t>.</w:t>
            </w:r>
            <w:r w:rsidR="00C9721A">
              <w:rPr>
                <w:b/>
                <w:sz w:val="20"/>
                <w:szCs w:val="20"/>
                <w:highlight w:val="yellow"/>
              </w:rPr>
              <w:t>12</w:t>
            </w:r>
            <w:r w:rsidR="00F03DF9" w:rsidRPr="00F03DF9">
              <w:rPr>
                <w:b/>
                <w:sz w:val="20"/>
                <w:szCs w:val="20"/>
                <w:highlight w:val="yellow"/>
              </w:rPr>
              <w:t>.202</w:t>
            </w:r>
            <w:r w:rsidR="000C41F8">
              <w:rPr>
                <w:b/>
                <w:sz w:val="20"/>
                <w:szCs w:val="20"/>
                <w:highlight w:val="yellow"/>
              </w:rPr>
              <w:t>5</w:t>
            </w:r>
            <w:r w:rsidR="00CF1DFC" w:rsidRPr="00F03DF9">
              <w:rPr>
                <w:b/>
                <w:sz w:val="20"/>
                <w:szCs w:val="20"/>
                <w:highlight w:val="yellow"/>
              </w:rPr>
              <w:t>г</w:t>
            </w:r>
            <w:r w:rsidR="00CF1DFC">
              <w:rPr>
                <w:b/>
                <w:sz w:val="20"/>
                <w:szCs w:val="20"/>
              </w:rPr>
              <w:t>.</w:t>
            </w:r>
          </w:p>
          <w:p w14:paraId="37195523" w14:textId="6A4D95A5" w:rsidR="000F3489" w:rsidRPr="00862D5B" w:rsidRDefault="000F3489" w:rsidP="001E049B">
            <w:pPr>
              <w:jc w:val="both"/>
              <w:rPr>
                <w:sz w:val="20"/>
                <w:szCs w:val="20"/>
              </w:rPr>
            </w:pPr>
            <w:r w:rsidRPr="00862D5B">
              <w:rPr>
                <w:sz w:val="20"/>
                <w:szCs w:val="20"/>
              </w:rPr>
              <w:t xml:space="preserve">Дата окончания срока представления участникам процедуры закупки разъяснений положений документации о закупке </w:t>
            </w:r>
            <w:r w:rsidR="00C9721A">
              <w:rPr>
                <w:b/>
                <w:sz w:val="20"/>
                <w:szCs w:val="20"/>
                <w:highlight w:val="yellow"/>
              </w:rPr>
              <w:t>23</w:t>
            </w:r>
            <w:r w:rsidR="00D928E4">
              <w:rPr>
                <w:b/>
                <w:sz w:val="20"/>
                <w:szCs w:val="20"/>
                <w:highlight w:val="yellow"/>
              </w:rPr>
              <w:t>.</w:t>
            </w:r>
            <w:r w:rsidR="00C9721A">
              <w:rPr>
                <w:b/>
                <w:sz w:val="20"/>
                <w:szCs w:val="20"/>
                <w:highlight w:val="yellow"/>
              </w:rPr>
              <w:t>12</w:t>
            </w:r>
            <w:r w:rsidR="00CF1DFC">
              <w:rPr>
                <w:b/>
                <w:sz w:val="20"/>
                <w:szCs w:val="20"/>
                <w:highlight w:val="yellow"/>
              </w:rPr>
              <w:t>.202</w:t>
            </w:r>
            <w:r w:rsidR="000C41F8">
              <w:rPr>
                <w:b/>
                <w:sz w:val="20"/>
                <w:szCs w:val="20"/>
                <w:highlight w:val="yellow"/>
              </w:rPr>
              <w:t>5</w:t>
            </w:r>
            <w:r w:rsidR="00CF1DFC">
              <w:rPr>
                <w:b/>
                <w:sz w:val="20"/>
                <w:szCs w:val="20"/>
                <w:highlight w:val="yellow"/>
              </w:rPr>
              <w:t>г</w:t>
            </w:r>
            <w:r w:rsidRPr="005A1DEF">
              <w:rPr>
                <w:sz w:val="20"/>
                <w:szCs w:val="20"/>
                <w:highlight w:val="yellow"/>
              </w:rPr>
              <w:t>.</w:t>
            </w:r>
          </w:p>
        </w:tc>
      </w:tr>
      <w:tr w:rsidR="000F3489" w:rsidRPr="00862D5B" w14:paraId="36FF7DE5" w14:textId="77777777" w:rsidTr="00F87940">
        <w:trPr>
          <w:trHeight w:val="815"/>
        </w:trPr>
        <w:tc>
          <w:tcPr>
            <w:tcW w:w="3823" w:type="dxa"/>
            <w:gridSpan w:val="4"/>
            <w:hideMark/>
          </w:tcPr>
          <w:p w14:paraId="011D7772" w14:textId="1C0B7FDA" w:rsidR="000F3489" w:rsidRPr="00862D5B" w:rsidRDefault="000F3489" w:rsidP="00F30742">
            <w:pPr>
              <w:rPr>
                <w:sz w:val="20"/>
                <w:szCs w:val="20"/>
              </w:rPr>
            </w:pPr>
            <w:r w:rsidRPr="00862D5B">
              <w:rPr>
                <w:bCs/>
                <w:sz w:val="20"/>
                <w:szCs w:val="20"/>
              </w:rPr>
              <w:t>Место приема заявок на участие в закупке</w:t>
            </w:r>
            <w:r w:rsidRPr="00862D5B">
              <w:rPr>
                <w:sz w:val="20"/>
                <w:szCs w:val="20"/>
              </w:rPr>
              <w:t>, порядок подачи</w:t>
            </w:r>
          </w:p>
        </w:tc>
        <w:tc>
          <w:tcPr>
            <w:tcW w:w="6237" w:type="dxa"/>
            <w:gridSpan w:val="4"/>
            <w:hideMark/>
          </w:tcPr>
          <w:p w14:paraId="627BF521" w14:textId="4ED95F48" w:rsidR="000F3489" w:rsidRPr="00862D5B" w:rsidRDefault="000F3489" w:rsidP="00F30742">
            <w:pPr>
              <w:tabs>
                <w:tab w:val="left" w:pos="1418"/>
              </w:tabs>
              <w:jc w:val="both"/>
              <w:rPr>
                <w:sz w:val="20"/>
                <w:szCs w:val="20"/>
              </w:rPr>
            </w:pPr>
            <w:r w:rsidRPr="00862D5B">
              <w:rPr>
                <w:sz w:val="20"/>
                <w:szCs w:val="20"/>
              </w:rPr>
              <w:t>Заявка подается в электронной форме с использованием функционала и в соответствии с Регламентом работ</w:t>
            </w:r>
            <w:r>
              <w:rPr>
                <w:sz w:val="20"/>
                <w:szCs w:val="20"/>
              </w:rPr>
              <w:t>ы Электронной торговой площадки</w:t>
            </w:r>
            <w:r w:rsidR="00B43E5B">
              <w:rPr>
                <w:sz w:val="20"/>
                <w:szCs w:val="20"/>
              </w:rPr>
              <w:t>,</w:t>
            </w:r>
            <w:r>
              <w:rPr>
                <w:sz w:val="20"/>
                <w:szCs w:val="20"/>
              </w:rPr>
              <w:t xml:space="preserve"> указанной в извещении</w:t>
            </w:r>
            <w:r w:rsidR="00B43E5B">
              <w:rPr>
                <w:sz w:val="20"/>
                <w:szCs w:val="20"/>
              </w:rPr>
              <w:t>.</w:t>
            </w:r>
          </w:p>
          <w:p w14:paraId="4877CCFA" w14:textId="77777777" w:rsidR="000F3489" w:rsidRPr="00862D5B" w:rsidRDefault="000F3489" w:rsidP="00D4284B">
            <w:pPr>
              <w:tabs>
                <w:tab w:val="left" w:pos="1418"/>
              </w:tabs>
              <w:jc w:val="both"/>
              <w:rPr>
                <w:sz w:val="20"/>
                <w:szCs w:val="20"/>
              </w:rPr>
            </w:pPr>
            <w:r w:rsidRPr="00862D5B">
              <w:rPr>
                <w:sz w:val="20"/>
                <w:szCs w:val="20"/>
              </w:rPr>
              <w:t>Заявки на участие в закупке подаются до окончания срока подачи заявок, указанного в извещении о такой закупке, посредством программных и технических средств электронной площадки согласно регламенту работы электронной площадки.</w:t>
            </w:r>
          </w:p>
        </w:tc>
      </w:tr>
      <w:tr w:rsidR="00B43E5B" w:rsidRPr="00862D5B" w14:paraId="0B88990B" w14:textId="77777777" w:rsidTr="00F87940">
        <w:trPr>
          <w:trHeight w:val="815"/>
        </w:trPr>
        <w:tc>
          <w:tcPr>
            <w:tcW w:w="3823" w:type="dxa"/>
            <w:gridSpan w:val="4"/>
          </w:tcPr>
          <w:p w14:paraId="4C0626A1" w14:textId="1D5ED98A" w:rsidR="00B43E5B" w:rsidRPr="00862D5B" w:rsidRDefault="00B43E5B" w:rsidP="00F30742">
            <w:pPr>
              <w:rPr>
                <w:bCs/>
                <w:sz w:val="20"/>
                <w:szCs w:val="20"/>
              </w:rPr>
            </w:pPr>
            <w:r>
              <w:rPr>
                <w:bCs/>
                <w:sz w:val="20"/>
                <w:szCs w:val="20"/>
              </w:rPr>
              <w:t>Порядок и срок отзыва аукционных заявок, порядок внесения изменений в такие заявки</w:t>
            </w:r>
          </w:p>
        </w:tc>
        <w:tc>
          <w:tcPr>
            <w:tcW w:w="6237" w:type="dxa"/>
            <w:gridSpan w:val="4"/>
          </w:tcPr>
          <w:p w14:paraId="2304D5BE" w14:textId="042931B7" w:rsidR="00B43E5B" w:rsidRPr="00862D5B" w:rsidRDefault="00B43E5B" w:rsidP="00F30742">
            <w:pPr>
              <w:tabs>
                <w:tab w:val="left" w:pos="1418"/>
              </w:tabs>
              <w:jc w:val="both"/>
              <w:rPr>
                <w:sz w:val="20"/>
                <w:szCs w:val="20"/>
              </w:rPr>
            </w:pPr>
            <w:r>
              <w:rPr>
                <w:sz w:val="20"/>
                <w:szCs w:val="20"/>
              </w:rPr>
              <w:t>В</w:t>
            </w:r>
            <w:r w:rsidRPr="00862D5B">
              <w:rPr>
                <w:sz w:val="20"/>
                <w:szCs w:val="20"/>
              </w:rPr>
              <w:t xml:space="preserve"> соответствии с Регламентом работ</w:t>
            </w:r>
            <w:r>
              <w:rPr>
                <w:sz w:val="20"/>
                <w:szCs w:val="20"/>
              </w:rPr>
              <w:t>ы Электронной торговой площадки, указанной в извещении.</w:t>
            </w:r>
          </w:p>
        </w:tc>
      </w:tr>
      <w:tr w:rsidR="000F3489" w:rsidRPr="00862D5B" w14:paraId="7826B385" w14:textId="77777777" w:rsidTr="00F87940">
        <w:trPr>
          <w:trHeight w:val="190"/>
        </w:trPr>
        <w:tc>
          <w:tcPr>
            <w:tcW w:w="3823" w:type="dxa"/>
            <w:gridSpan w:val="4"/>
            <w:hideMark/>
          </w:tcPr>
          <w:p w14:paraId="3A9968BD" w14:textId="2A53E57A" w:rsidR="00400FD5" w:rsidRDefault="00400FD5" w:rsidP="00D55701">
            <w:pPr>
              <w:rPr>
                <w:bCs/>
                <w:sz w:val="20"/>
                <w:szCs w:val="20"/>
              </w:rPr>
            </w:pPr>
            <w:r>
              <w:rPr>
                <w:bCs/>
                <w:sz w:val="20"/>
                <w:szCs w:val="20"/>
              </w:rPr>
              <w:t>Порядок проведения аукциона.</w:t>
            </w:r>
          </w:p>
          <w:p w14:paraId="028D8353" w14:textId="2189B2B4" w:rsidR="000F3489" w:rsidRPr="00862D5B" w:rsidRDefault="000F3489" w:rsidP="00D55701">
            <w:pPr>
              <w:rPr>
                <w:bCs/>
                <w:sz w:val="20"/>
                <w:szCs w:val="20"/>
              </w:rPr>
            </w:pPr>
            <w:r w:rsidRPr="00862D5B">
              <w:rPr>
                <w:bCs/>
                <w:sz w:val="20"/>
                <w:szCs w:val="20"/>
              </w:rPr>
              <w:t>Величина понижения начальной (максимальной) цены договора</w:t>
            </w:r>
          </w:p>
          <w:p w14:paraId="09F3C56C" w14:textId="77777777" w:rsidR="000F3489" w:rsidRPr="00862D5B" w:rsidRDefault="000F3489" w:rsidP="00D55701">
            <w:pPr>
              <w:rPr>
                <w:bCs/>
                <w:sz w:val="20"/>
                <w:szCs w:val="20"/>
              </w:rPr>
            </w:pPr>
            <w:r w:rsidRPr="00862D5B">
              <w:rPr>
                <w:bCs/>
                <w:sz w:val="20"/>
                <w:szCs w:val="20"/>
              </w:rPr>
              <w:t>(«шаг аукциона»)</w:t>
            </w:r>
          </w:p>
        </w:tc>
        <w:tc>
          <w:tcPr>
            <w:tcW w:w="6237" w:type="dxa"/>
            <w:gridSpan w:val="4"/>
            <w:hideMark/>
          </w:tcPr>
          <w:p w14:paraId="6F974E23" w14:textId="15B22464" w:rsidR="00400FD5" w:rsidRPr="002B159B" w:rsidRDefault="00400FD5" w:rsidP="00D55701">
            <w:pPr>
              <w:jc w:val="both"/>
              <w:rPr>
                <w:bCs/>
                <w:sz w:val="20"/>
                <w:szCs w:val="20"/>
              </w:rPr>
            </w:pPr>
            <w:r w:rsidRPr="002B159B">
              <w:rPr>
                <w:bCs/>
                <w:sz w:val="20"/>
                <w:szCs w:val="20"/>
              </w:rPr>
              <w:t>Аукцион проводится</w:t>
            </w:r>
            <w:r w:rsidR="00AB0535" w:rsidRPr="002B159B">
              <w:rPr>
                <w:bCs/>
                <w:sz w:val="20"/>
                <w:szCs w:val="20"/>
              </w:rPr>
              <w:t xml:space="preserve"> путём снижения начальной (максимальной) цены договора на «шаг аукциона»</w:t>
            </w:r>
            <w:r w:rsidRPr="002B159B">
              <w:rPr>
                <w:bCs/>
                <w:sz w:val="20"/>
                <w:szCs w:val="20"/>
              </w:rPr>
              <w:t xml:space="preserve"> в порядке, предусмотренном </w:t>
            </w:r>
            <w:r w:rsidRPr="002B159B">
              <w:rPr>
                <w:sz w:val="20"/>
                <w:szCs w:val="20"/>
              </w:rPr>
              <w:t>Регламентом работы Электронной торговой площадки, указанной в извещении.</w:t>
            </w:r>
          </w:p>
          <w:p w14:paraId="67E9718A" w14:textId="77777777" w:rsidR="000F3489" w:rsidRPr="002B159B" w:rsidRDefault="000F3489" w:rsidP="00D55701">
            <w:pPr>
              <w:jc w:val="both"/>
              <w:rPr>
                <w:bCs/>
                <w:sz w:val="20"/>
                <w:szCs w:val="20"/>
              </w:rPr>
            </w:pPr>
            <w:r w:rsidRPr="002B159B">
              <w:rPr>
                <w:bCs/>
                <w:sz w:val="20"/>
                <w:szCs w:val="20"/>
              </w:rPr>
              <w:t>Электронный аукцион проводится путем снижения начальной (максимальной) цены договора, указанной в извещении о проведении электронного аукциона, на «шаг аукциона».</w:t>
            </w:r>
          </w:p>
          <w:p w14:paraId="01B5998A" w14:textId="77777777" w:rsidR="000F3489" w:rsidRPr="002B159B" w:rsidRDefault="000F3489" w:rsidP="00D55701">
            <w:pPr>
              <w:jc w:val="both"/>
              <w:rPr>
                <w:bCs/>
                <w:sz w:val="20"/>
                <w:szCs w:val="20"/>
              </w:rPr>
            </w:pPr>
            <w:r w:rsidRPr="002B159B">
              <w:rPr>
                <w:bCs/>
                <w:sz w:val="20"/>
                <w:szCs w:val="20"/>
              </w:rPr>
              <w:t>«Шаг аукциона» составляет от 0,5 % до 5% начальной (максимальной) цены договора (цены лота).</w:t>
            </w:r>
          </w:p>
          <w:p w14:paraId="58723D55" w14:textId="7693FA9E" w:rsidR="000F3489" w:rsidRDefault="000F3489" w:rsidP="00D55701">
            <w:pPr>
              <w:jc w:val="both"/>
              <w:rPr>
                <w:bCs/>
                <w:sz w:val="20"/>
                <w:szCs w:val="20"/>
              </w:rPr>
            </w:pPr>
            <w:r w:rsidRPr="002B159B">
              <w:rPr>
                <w:bCs/>
                <w:sz w:val="20"/>
                <w:szCs w:val="20"/>
              </w:rPr>
              <w:t>При проведении электронного</w:t>
            </w:r>
            <w:r w:rsidRPr="00862D5B">
              <w:rPr>
                <w:bCs/>
                <w:sz w:val="20"/>
                <w:szCs w:val="20"/>
              </w:rPr>
              <w:t xml:space="preserve"> аукциона участники аукциона подают предложения о цене договора, предусматривающие снижение текущего минимального предложения о цене договора на величину в пределах «шага аукциона».</w:t>
            </w:r>
            <w:r w:rsidR="00AB0535">
              <w:rPr>
                <w:bCs/>
                <w:sz w:val="20"/>
                <w:szCs w:val="20"/>
              </w:rPr>
              <w:t xml:space="preserve"> </w:t>
            </w:r>
            <w:r w:rsidR="002C2C35">
              <w:rPr>
                <w:bCs/>
                <w:sz w:val="20"/>
                <w:szCs w:val="20"/>
              </w:rPr>
              <w:t>Победителем аукциона признается лицо, предложившее наиболее низкую цену</w:t>
            </w:r>
            <w:r w:rsidR="004968A8">
              <w:rPr>
                <w:bCs/>
                <w:sz w:val="20"/>
                <w:szCs w:val="20"/>
              </w:rPr>
              <w:t xml:space="preserve"> договора</w:t>
            </w:r>
            <w:r w:rsidR="002C2C35">
              <w:rPr>
                <w:bCs/>
                <w:sz w:val="20"/>
                <w:szCs w:val="20"/>
              </w:rPr>
              <w:t>.</w:t>
            </w:r>
          </w:p>
          <w:p w14:paraId="17DD56CC" w14:textId="77777777" w:rsidR="00AB0535" w:rsidRDefault="002C2C35" w:rsidP="00AB39F4">
            <w:pPr>
              <w:jc w:val="both"/>
              <w:rPr>
                <w:bCs/>
                <w:sz w:val="20"/>
                <w:szCs w:val="20"/>
              </w:rPr>
            </w:pPr>
            <w:r>
              <w:rPr>
                <w:bCs/>
                <w:sz w:val="20"/>
                <w:szCs w:val="20"/>
              </w:rPr>
              <w:t>Если пр</w:t>
            </w:r>
            <w:r w:rsidR="00AB39F4">
              <w:rPr>
                <w:bCs/>
                <w:sz w:val="20"/>
                <w:szCs w:val="20"/>
              </w:rPr>
              <w:t>и</w:t>
            </w:r>
            <w:r>
              <w:rPr>
                <w:bCs/>
                <w:sz w:val="20"/>
                <w:szCs w:val="20"/>
              </w:rPr>
              <w:t xml:space="preserve"> проведении аукциона цена договора снижена до нуля, аукцион проводится на право заключить договор. В этом случае победителем аукциона лицо, предложившее наиболее высокую цену договора.</w:t>
            </w:r>
          </w:p>
          <w:p w14:paraId="2ECFE23B" w14:textId="409B9434" w:rsidR="00114C8C" w:rsidRPr="00862D5B" w:rsidRDefault="00114C8C" w:rsidP="00AB39F4">
            <w:pPr>
              <w:jc w:val="both"/>
              <w:rPr>
                <w:sz w:val="20"/>
                <w:szCs w:val="20"/>
              </w:rPr>
            </w:pPr>
            <w:r w:rsidRPr="00C74322">
              <w:rPr>
                <w:b/>
                <w:bCs/>
                <w:sz w:val="20"/>
                <w:szCs w:val="20"/>
                <w:highlight w:val="yellow"/>
              </w:rPr>
              <w:t>Ценовые (стоимостные) предложения участников закупки сравниваются (оцениваются) без учета НДС</w:t>
            </w:r>
            <w:r>
              <w:rPr>
                <w:b/>
                <w:bCs/>
                <w:sz w:val="20"/>
                <w:szCs w:val="20"/>
              </w:rPr>
              <w:t>.</w:t>
            </w:r>
          </w:p>
        </w:tc>
      </w:tr>
      <w:tr w:rsidR="000F3489" w:rsidRPr="00862D5B" w14:paraId="79619032" w14:textId="77777777" w:rsidTr="00F87940">
        <w:trPr>
          <w:trHeight w:val="190"/>
        </w:trPr>
        <w:tc>
          <w:tcPr>
            <w:tcW w:w="3823" w:type="dxa"/>
            <w:gridSpan w:val="4"/>
          </w:tcPr>
          <w:p w14:paraId="7FC1EE19" w14:textId="77777777" w:rsidR="000F3489" w:rsidRPr="00862D5B" w:rsidRDefault="000F3489" w:rsidP="00F30742">
            <w:pPr>
              <w:rPr>
                <w:bCs/>
                <w:sz w:val="20"/>
                <w:szCs w:val="20"/>
              </w:rPr>
            </w:pPr>
            <w:r w:rsidRPr="00862D5B">
              <w:rPr>
                <w:bCs/>
                <w:sz w:val="20"/>
                <w:szCs w:val="20"/>
              </w:rPr>
              <w:t>Место рассмотрения заявок и подведения итогов</w:t>
            </w:r>
          </w:p>
        </w:tc>
        <w:tc>
          <w:tcPr>
            <w:tcW w:w="6237" w:type="dxa"/>
            <w:gridSpan w:val="4"/>
          </w:tcPr>
          <w:p w14:paraId="4DD82DCA" w14:textId="77777777" w:rsidR="000F3489" w:rsidRPr="00862D5B" w:rsidRDefault="000F3489" w:rsidP="00862D5B">
            <w:pPr>
              <w:jc w:val="both"/>
              <w:rPr>
                <w:bCs/>
                <w:sz w:val="20"/>
                <w:szCs w:val="20"/>
              </w:rPr>
            </w:pPr>
            <w:r w:rsidRPr="00BD0B79">
              <w:rPr>
                <w:bCs/>
                <w:sz w:val="20"/>
                <w:szCs w:val="20"/>
              </w:rPr>
              <w:t>680031, г. Х</w:t>
            </w:r>
            <w:r>
              <w:rPr>
                <w:bCs/>
                <w:sz w:val="20"/>
                <w:szCs w:val="20"/>
              </w:rPr>
              <w:t>абаровск, Матвеевское шоссе, 32</w:t>
            </w:r>
          </w:p>
        </w:tc>
      </w:tr>
      <w:tr w:rsidR="00FC1273" w:rsidRPr="00862D5B" w14:paraId="56F13E75" w14:textId="77777777" w:rsidTr="00F87940">
        <w:trPr>
          <w:trHeight w:val="190"/>
        </w:trPr>
        <w:tc>
          <w:tcPr>
            <w:tcW w:w="3823" w:type="dxa"/>
            <w:gridSpan w:val="4"/>
          </w:tcPr>
          <w:p w14:paraId="2CD8A816" w14:textId="6291B225" w:rsidR="00FC1273" w:rsidRPr="00862D5B" w:rsidRDefault="00FC1273" w:rsidP="00F30742">
            <w:pPr>
              <w:rPr>
                <w:bCs/>
                <w:sz w:val="20"/>
                <w:szCs w:val="20"/>
              </w:rPr>
            </w:pPr>
            <w:r>
              <w:rPr>
                <w:bCs/>
                <w:sz w:val="20"/>
                <w:szCs w:val="20"/>
              </w:rPr>
              <w:t>Последствия признания аукциона несостоявшимся</w:t>
            </w:r>
          </w:p>
        </w:tc>
        <w:tc>
          <w:tcPr>
            <w:tcW w:w="6237" w:type="dxa"/>
            <w:gridSpan w:val="4"/>
          </w:tcPr>
          <w:p w14:paraId="305403C8" w14:textId="77777777" w:rsidR="00FC1273" w:rsidRDefault="00FC1273" w:rsidP="00AB39F4">
            <w:pPr>
              <w:jc w:val="both"/>
              <w:rPr>
                <w:bCs/>
                <w:sz w:val="20"/>
                <w:szCs w:val="20"/>
              </w:rPr>
            </w:pPr>
            <w:r>
              <w:rPr>
                <w:bCs/>
                <w:sz w:val="20"/>
                <w:szCs w:val="20"/>
              </w:rPr>
              <w:t>Если по окончании срока подачи заявок на участие в закупке будет получена только одна заявка на участие, аукцион признается несостоявшимся. Такая заявка рассматривается закупочной комиссией. Если заявка и подавший такую заявку участник закупки соответствует установленным требованиям и условиям, то заказчик вправе заключить с таким участником договор.</w:t>
            </w:r>
            <w:r w:rsidR="00AB39F4">
              <w:rPr>
                <w:bCs/>
                <w:sz w:val="20"/>
                <w:szCs w:val="20"/>
              </w:rPr>
              <w:t xml:space="preserve"> Такой участник не вправе отказаться от заключения договора.</w:t>
            </w:r>
          </w:p>
          <w:p w14:paraId="6684FCBA" w14:textId="77777777" w:rsidR="00AB39F4" w:rsidRDefault="00AB39F4" w:rsidP="00AB39F4">
            <w:pPr>
              <w:jc w:val="both"/>
              <w:rPr>
                <w:bCs/>
                <w:sz w:val="20"/>
                <w:szCs w:val="20"/>
              </w:rPr>
            </w:pPr>
            <w:r>
              <w:rPr>
                <w:bCs/>
                <w:sz w:val="20"/>
                <w:szCs w:val="20"/>
              </w:rPr>
              <w:t xml:space="preserve">Если на основании результатов рассмотрения аукционных заявок будет принято решение о несоответствии всех участников закупки требованиям, предъявляемым к участникам закупки, и (или) о несоответствии </w:t>
            </w:r>
            <w:r w:rsidR="00F2781A">
              <w:rPr>
                <w:bCs/>
                <w:sz w:val="20"/>
                <w:szCs w:val="20"/>
              </w:rPr>
              <w:t xml:space="preserve">всех аукционных заявок установленным аукционной документацией требованиям, либо о соответствии только одного участника закупки и поданной им заявки установленным требованиям, аукцион признается несостоявшимся. </w:t>
            </w:r>
          </w:p>
          <w:p w14:paraId="78C090D7" w14:textId="2AD44957" w:rsidR="00F2781A" w:rsidRDefault="00F2781A" w:rsidP="00AB39F4">
            <w:pPr>
              <w:jc w:val="both"/>
              <w:rPr>
                <w:bCs/>
                <w:sz w:val="20"/>
                <w:szCs w:val="20"/>
              </w:rPr>
            </w:pPr>
            <w:r>
              <w:rPr>
                <w:bCs/>
                <w:sz w:val="20"/>
                <w:szCs w:val="20"/>
              </w:rPr>
              <w:t>Если только один участник закупки будет признан единственным участником аукциона, аукцион признается несостоявшимся и заказчик вправе заключить договор с таким участником аукциона. Такой участник закупки не вправе отказаться от заключения договора.</w:t>
            </w:r>
          </w:p>
          <w:p w14:paraId="1C5FEF1D" w14:textId="77777777" w:rsidR="006D7B8E" w:rsidRDefault="006D7B8E" w:rsidP="006D7B8E">
            <w:pPr>
              <w:jc w:val="both"/>
              <w:rPr>
                <w:bCs/>
                <w:sz w:val="20"/>
                <w:szCs w:val="20"/>
              </w:rPr>
            </w:pPr>
            <w:r>
              <w:rPr>
                <w:bCs/>
                <w:sz w:val="20"/>
                <w:szCs w:val="20"/>
              </w:rPr>
              <w:t>Если при проведении аукциона ни один из участников не подал ценового предложения или только один участник подал предложение о цене договора, аукцион признается несостоявшимся, и заказчик вправе заключить договор с таким участником, если он и его заявка соответствуют установленным требованиям. Такой участник закупки не вправе отказаться от заключения договора.</w:t>
            </w:r>
          </w:p>
          <w:p w14:paraId="0EB528F7" w14:textId="31CB261E" w:rsidR="006D7B8E" w:rsidRPr="00BD0B79" w:rsidRDefault="006D7B8E" w:rsidP="002D33C5">
            <w:pPr>
              <w:jc w:val="both"/>
              <w:rPr>
                <w:bCs/>
                <w:sz w:val="20"/>
                <w:szCs w:val="20"/>
              </w:rPr>
            </w:pPr>
            <w:r>
              <w:rPr>
                <w:bCs/>
                <w:sz w:val="20"/>
                <w:szCs w:val="20"/>
              </w:rPr>
              <w:t>Если аукцио</w:t>
            </w:r>
            <w:r w:rsidR="002D33C5">
              <w:rPr>
                <w:bCs/>
                <w:sz w:val="20"/>
                <w:szCs w:val="20"/>
              </w:rPr>
              <w:t>н признан несостоявшимся и дого</w:t>
            </w:r>
            <w:r>
              <w:rPr>
                <w:bCs/>
                <w:sz w:val="20"/>
                <w:szCs w:val="20"/>
              </w:rPr>
              <w:t>в</w:t>
            </w:r>
            <w:r w:rsidR="002D33C5">
              <w:rPr>
                <w:bCs/>
                <w:sz w:val="20"/>
                <w:szCs w:val="20"/>
              </w:rPr>
              <w:t>о</w:t>
            </w:r>
            <w:r>
              <w:rPr>
                <w:bCs/>
                <w:sz w:val="20"/>
                <w:szCs w:val="20"/>
              </w:rPr>
              <w:t>р не заключен</w:t>
            </w:r>
            <w:r w:rsidR="002D33C5">
              <w:rPr>
                <w:bCs/>
                <w:sz w:val="20"/>
                <w:szCs w:val="20"/>
              </w:rPr>
              <w:t>, заказчик вправе провести повторный аукцион или применить другой способ закупки.</w:t>
            </w:r>
          </w:p>
        </w:tc>
      </w:tr>
      <w:tr w:rsidR="000F3489" w:rsidRPr="00862D5B" w14:paraId="40A963CA" w14:textId="77777777" w:rsidTr="00F87940">
        <w:trPr>
          <w:trHeight w:val="299"/>
        </w:trPr>
        <w:tc>
          <w:tcPr>
            <w:tcW w:w="10060" w:type="dxa"/>
            <w:gridSpan w:val="8"/>
            <w:shd w:val="clear" w:color="auto" w:fill="D9D9D9" w:themeFill="background1" w:themeFillShade="D9"/>
          </w:tcPr>
          <w:p w14:paraId="2EE5CAFF" w14:textId="2764DC9D" w:rsidR="000F3489" w:rsidRPr="00862D5B" w:rsidRDefault="000F3489" w:rsidP="00F30742">
            <w:pPr>
              <w:rPr>
                <w:sz w:val="20"/>
                <w:szCs w:val="20"/>
              </w:rPr>
            </w:pPr>
            <w:r w:rsidRPr="00862D5B">
              <w:rPr>
                <w:color w:val="1F2121"/>
                <w:w w:val="105"/>
                <w:sz w:val="20"/>
                <w:szCs w:val="20"/>
              </w:rPr>
              <w:t xml:space="preserve">Особенности участия в закупке </w:t>
            </w:r>
            <w:r w:rsidRPr="00862D5B">
              <w:rPr>
                <w:color w:val="111111"/>
                <w:w w:val="105"/>
                <w:sz w:val="20"/>
                <w:szCs w:val="20"/>
              </w:rPr>
              <w:t xml:space="preserve">Субъектов </w:t>
            </w:r>
            <w:r w:rsidRPr="00862D5B">
              <w:rPr>
                <w:color w:val="1F2121"/>
                <w:w w:val="105"/>
                <w:sz w:val="20"/>
                <w:szCs w:val="20"/>
              </w:rPr>
              <w:t>МСП:</w:t>
            </w:r>
          </w:p>
        </w:tc>
      </w:tr>
      <w:tr w:rsidR="000F3489" w:rsidRPr="00862D5B" w14:paraId="11806E19" w14:textId="77777777" w:rsidTr="00F87940">
        <w:trPr>
          <w:trHeight w:val="343"/>
        </w:trPr>
        <w:tc>
          <w:tcPr>
            <w:tcW w:w="10060" w:type="dxa"/>
            <w:gridSpan w:val="8"/>
          </w:tcPr>
          <w:p w14:paraId="3D661D57" w14:textId="17625D10" w:rsidR="000F3489" w:rsidRPr="00862D5B" w:rsidRDefault="00D928E4" w:rsidP="00D928E4">
            <w:pPr>
              <w:jc w:val="both"/>
              <w:rPr>
                <w:b/>
                <w:bCs/>
                <w:sz w:val="20"/>
                <w:szCs w:val="20"/>
              </w:rPr>
            </w:pPr>
            <w:r>
              <w:rPr>
                <w:b/>
                <w:bCs/>
                <w:sz w:val="20"/>
                <w:szCs w:val="20"/>
              </w:rPr>
              <w:t>Не у</w:t>
            </w:r>
            <w:r w:rsidR="00D46DBA">
              <w:rPr>
                <w:b/>
                <w:bCs/>
                <w:sz w:val="20"/>
                <w:szCs w:val="20"/>
              </w:rPr>
              <w:t>становлено (участниками могут быть любые лица, в том числе субъекты малого и среднего предпринимательства)</w:t>
            </w:r>
          </w:p>
        </w:tc>
      </w:tr>
      <w:tr w:rsidR="000F3489" w:rsidRPr="00862D5B" w14:paraId="00D4F5FB" w14:textId="77777777" w:rsidTr="00F87940">
        <w:trPr>
          <w:trHeight w:val="448"/>
        </w:trPr>
        <w:tc>
          <w:tcPr>
            <w:tcW w:w="10060" w:type="dxa"/>
            <w:gridSpan w:val="8"/>
          </w:tcPr>
          <w:p w14:paraId="070C603F" w14:textId="77777777" w:rsidR="000F3489" w:rsidRPr="00862D5B" w:rsidRDefault="000F3489" w:rsidP="00F30742">
            <w:pPr>
              <w:rPr>
                <w:sz w:val="20"/>
                <w:szCs w:val="20"/>
              </w:rPr>
            </w:pPr>
            <w:r w:rsidRPr="00862D5B">
              <w:rPr>
                <w:sz w:val="20"/>
                <w:szCs w:val="20"/>
              </w:rPr>
              <w:t>Требование о привлечении к исполнению договора субподрядчиков (соисполнителей) из числа субъектов малого и среднего предпринимательства: не предусмотрено.</w:t>
            </w:r>
          </w:p>
        </w:tc>
      </w:tr>
      <w:tr w:rsidR="000F3489" w:rsidRPr="00862D5B" w14:paraId="1EE137E4" w14:textId="77777777" w:rsidTr="00F87940">
        <w:trPr>
          <w:trHeight w:val="75"/>
        </w:trPr>
        <w:tc>
          <w:tcPr>
            <w:tcW w:w="10060" w:type="dxa"/>
            <w:gridSpan w:val="8"/>
            <w:shd w:val="clear" w:color="auto" w:fill="D9D9D9" w:themeFill="background1" w:themeFillShade="D9"/>
          </w:tcPr>
          <w:p w14:paraId="04ED4E4B" w14:textId="03BAA1E0" w:rsidR="000F3489" w:rsidRPr="00862D5B" w:rsidRDefault="000A6DDB" w:rsidP="00F30742">
            <w:pPr>
              <w:rPr>
                <w:sz w:val="20"/>
                <w:szCs w:val="20"/>
              </w:rPr>
            </w:pPr>
            <w:r w:rsidRPr="00E97EB0">
              <w:rPr>
                <w:b/>
                <w:bCs/>
                <w:sz w:val="22"/>
                <w:szCs w:val="22"/>
              </w:rPr>
              <w:t>Предоставление национального режима</w:t>
            </w:r>
            <w:r w:rsidRPr="00862D5B">
              <w:rPr>
                <w:sz w:val="20"/>
                <w:szCs w:val="20"/>
              </w:rPr>
              <w:t>:</w:t>
            </w:r>
          </w:p>
        </w:tc>
      </w:tr>
      <w:tr w:rsidR="000F3489" w:rsidRPr="00862D5B" w14:paraId="77AF98FA" w14:textId="77777777" w:rsidTr="00F87940">
        <w:trPr>
          <w:trHeight w:val="360"/>
        </w:trPr>
        <w:tc>
          <w:tcPr>
            <w:tcW w:w="10060" w:type="dxa"/>
            <w:gridSpan w:val="8"/>
          </w:tcPr>
          <w:p w14:paraId="1BE33D33" w14:textId="095294BB" w:rsidR="000F3489" w:rsidRPr="00862D5B" w:rsidRDefault="000A6DDB" w:rsidP="00AE23FF">
            <w:pPr>
              <w:suppressAutoHyphens w:val="0"/>
              <w:autoSpaceDE w:val="0"/>
              <w:autoSpaceDN w:val="0"/>
              <w:adjustRightInd w:val="0"/>
              <w:jc w:val="both"/>
              <w:rPr>
                <w:color w:val="1F1F1F"/>
                <w:sz w:val="20"/>
                <w:szCs w:val="20"/>
              </w:rPr>
            </w:pPr>
            <w:r>
              <w:rPr>
                <w:rFonts w:eastAsiaTheme="minorHAnsi"/>
                <w:b/>
                <w:bCs/>
                <w:lang w:eastAsia="en-US"/>
              </w:rPr>
              <w:t>При осуществлении закупок предоставляется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w:t>
            </w:r>
            <w:r w:rsidR="00AE23FF">
              <w:rPr>
                <w:rFonts w:eastAsiaTheme="minorHAnsi"/>
                <w:b/>
                <w:bCs/>
                <w:lang w:eastAsia="en-US"/>
              </w:rPr>
              <w:t>.</w:t>
            </w:r>
          </w:p>
        </w:tc>
      </w:tr>
      <w:tr w:rsidR="000F3489" w:rsidRPr="00862D5B" w14:paraId="7DA1F0D1" w14:textId="77777777" w:rsidTr="00F87940">
        <w:tc>
          <w:tcPr>
            <w:tcW w:w="10060" w:type="dxa"/>
            <w:gridSpan w:val="8"/>
            <w:shd w:val="clear" w:color="auto" w:fill="D9D9D9" w:themeFill="background1" w:themeFillShade="D9"/>
          </w:tcPr>
          <w:p w14:paraId="268CABA7" w14:textId="77777777" w:rsidR="000F3489" w:rsidRPr="00862D5B" w:rsidRDefault="000F3489" w:rsidP="00F30742">
            <w:pPr>
              <w:rPr>
                <w:sz w:val="20"/>
                <w:szCs w:val="20"/>
              </w:rPr>
            </w:pPr>
            <w:r w:rsidRPr="00862D5B">
              <w:rPr>
                <w:sz w:val="20"/>
                <w:szCs w:val="20"/>
              </w:rPr>
              <w:t>Обеспечение заявки на участие в закупке:</w:t>
            </w:r>
          </w:p>
        </w:tc>
      </w:tr>
      <w:tr w:rsidR="000F3489" w:rsidRPr="00862D5B" w14:paraId="0A0B254B" w14:textId="77777777" w:rsidTr="00F87940">
        <w:tc>
          <w:tcPr>
            <w:tcW w:w="3823" w:type="dxa"/>
            <w:gridSpan w:val="4"/>
            <w:hideMark/>
          </w:tcPr>
          <w:p w14:paraId="48A0893F" w14:textId="0581BAC2" w:rsidR="000F3489" w:rsidRPr="00862D5B" w:rsidRDefault="000F3489" w:rsidP="00D7370D">
            <w:pPr>
              <w:rPr>
                <w:sz w:val="20"/>
                <w:szCs w:val="20"/>
              </w:rPr>
            </w:pPr>
            <w:r w:rsidRPr="00862D5B">
              <w:rPr>
                <w:bCs/>
                <w:sz w:val="20"/>
                <w:szCs w:val="20"/>
              </w:rPr>
              <w:t xml:space="preserve">Размер обеспечения заявки на участие в закупке, </w:t>
            </w:r>
            <w:r w:rsidR="00D7370D">
              <w:rPr>
                <w:bCs/>
                <w:sz w:val="20"/>
                <w:szCs w:val="20"/>
              </w:rPr>
              <w:t>порядок и срок его предоставления в случае установления требования обеспечения заявки на участие в закупке</w:t>
            </w:r>
            <w:r w:rsidRPr="00862D5B">
              <w:rPr>
                <w:bCs/>
                <w:sz w:val="20"/>
                <w:szCs w:val="20"/>
              </w:rPr>
              <w:t>.</w:t>
            </w:r>
            <w:r w:rsidRPr="00862D5B">
              <w:rPr>
                <w:sz w:val="20"/>
                <w:szCs w:val="20"/>
              </w:rPr>
              <w:t xml:space="preserve"> </w:t>
            </w:r>
          </w:p>
        </w:tc>
        <w:tc>
          <w:tcPr>
            <w:tcW w:w="6237" w:type="dxa"/>
            <w:gridSpan w:val="4"/>
            <w:hideMark/>
          </w:tcPr>
          <w:p w14:paraId="51BE1186" w14:textId="67005C99" w:rsidR="000F3489" w:rsidRPr="00862D5B" w:rsidRDefault="00D7370D" w:rsidP="00F30742">
            <w:pPr>
              <w:rPr>
                <w:sz w:val="20"/>
                <w:szCs w:val="20"/>
              </w:rPr>
            </w:pPr>
            <w:r>
              <w:rPr>
                <w:sz w:val="20"/>
                <w:szCs w:val="20"/>
              </w:rPr>
              <w:t>Обеспечение не установлено</w:t>
            </w:r>
            <w:r w:rsidR="000F3489" w:rsidRPr="00862D5B">
              <w:rPr>
                <w:sz w:val="20"/>
                <w:szCs w:val="20"/>
              </w:rPr>
              <w:t>.</w:t>
            </w:r>
          </w:p>
          <w:p w14:paraId="03B32124" w14:textId="77777777" w:rsidR="000F3489" w:rsidRPr="00862D5B" w:rsidRDefault="000F3489" w:rsidP="00F30742">
            <w:pPr>
              <w:rPr>
                <w:sz w:val="20"/>
                <w:szCs w:val="20"/>
                <w:highlight w:val="yellow"/>
              </w:rPr>
            </w:pPr>
          </w:p>
        </w:tc>
      </w:tr>
      <w:tr w:rsidR="000F3489" w:rsidRPr="00862D5B" w14:paraId="38272C68" w14:textId="77777777" w:rsidTr="00F87940">
        <w:trPr>
          <w:trHeight w:val="231"/>
        </w:trPr>
        <w:tc>
          <w:tcPr>
            <w:tcW w:w="10060" w:type="dxa"/>
            <w:gridSpan w:val="8"/>
            <w:shd w:val="clear" w:color="auto" w:fill="D9D9D9" w:themeFill="background1" w:themeFillShade="D9"/>
            <w:hideMark/>
          </w:tcPr>
          <w:p w14:paraId="68A25F19" w14:textId="77777777" w:rsidR="000F3489" w:rsidRPr="00862D5B" w:rsidRDefault="000F3489" w:rsidP="00F30742">
            <w:pPr>
              <w:rPr>
                <w:sz w:val="20"/>
                <w:szCs w:val="20"/>
              </w:rPr>
            </w:pPr>
            <w:r w:rsidRPr="00862D5B">
              <w:rPr>
                <w:sz w:val="20"/>
                <w:szCs w:val="20"/>
              </w:rPr>
              <w:t>Обеспечения исполнения договора:</w:t>
            </w:r>
          </w:p>
        </w:tc>
      </w:tr>
      <w:tr w:rsidR="000F3489" w:rsidRPr="00862D5B" w14:paraId="7A37238C" w14:textId="77777777" w:rsidTr="00F87940">
        <w:trPr>
          <w:trHeight w:val="521"/>
        </w:trPr>
        <w:tc>
          <w:tcPr>
            <w:tcW w:w="3823" w:type="dxa"/>
            <w:gridSpan w:val="4"/>
            <w:hideMark/>
          </w:tcPr>
          <w:p w14:paraId="51DF61F4" w14:textId="086A91CC" w:rsidR="000F3489" w:rsidRPr="00862D5B" w:rsidRDefault="000F3489" w:rsidP="00D7370D">
            <w:pPr>
              <w:rPr>
                <w:sz w:val="20"/>
                <w:szCs w:val="20"/>
              </w:rPr>
            </w:pPr>
            <w:r w:rsidRPr="00862D5B">
              <w:rPr>
                <w:sz w:val="20"/>
                <w:szCs w:val="20"/>
              </w:rPr>
              <w:t>Размер обеспечения исполнения договора</w:t>
            </w:r>
            <w:r w:rsidR="00D7370D">
              <w:rPr>
                <w:sz w:val="20"/>
                <w:szCs w:val="20"/>
              </w:rPr>
              <w:t>, порядок и срок его предоставления, а также основное обязательство, исполнение которого обеспечивается (в случае установления требования обеспечения исполнения договора), и срок его исполнения</w:t>
            </w:r>
            <w:r w:rsidRPr="00862D5B">
              <w:rPr>
                <w:sz w:val="20"/>
                <w:szCs w:val="20"/>
              </w:rPr>
              <w:t xml:space="preserve"> </w:t>
            </w:r>
          </w:p>
        </w:tc>
        <w:tc>
          <w:tcPr>
            <w:tcW w:w="6237" w:type="dxa"/>
            <w:gridSpan w:val="4"/>
          </w:tcPr>
          <w:p w14:paraId="65DA13D1" w14:textId="7F8DB2E0" w:rsidR="000F3489" w:rsidRPr="00862D5B" w:rsidRDefault="007B6BE7" w:rsidP="007B6BE7">
            <w:pPr>
              <w:jc w:val="both"/>
              <w:rPr>
                <w:sz w:val="20"/>
                <w:szCs w:val="20"/>
              </w:rPr>
            </w:pPr>
            <w:r w:rsidRPr="00FE3A98">
              <w:rPr>
                <w:color w:val="1F1F1F"/>
                <w:sz w:val="22"/>
                <w:szCs w:val="22"/>
                <w:highlight w:val="yellow"/>
              </w:rPr>
              <w:t>Обеспечение исполнения договора применяется в порядке и в случаях, указанных в Техническом задании и/или проекте договора</w:t>
            </w:r>
            <w:r>
              <w:rPr>
                <w:sz w:val="20"/>
                <w:szCs w:val="20"/>
              </w:rPr>
              <w:t>.</w:t>
            </w:r>
          </w:p>
        </w:tc>
      </w:tr>
      <w:tr w:rsidR="000F3489" w:rsidRPr="00862D5B" w14:paraId="353F3496" w14:textId="77777777" w:rsidTr="00F87940">
        <w:trPr>
          <w:trHeight w:val="552"/>
        </w:trPr>
        <w:tc>
          <w:tcPr>
            <w:tcW w:w="3823" w:type="dxa"/>
            <w:gridSpan w:val="4"/>
            <w:hideMark/>
          </w:tcPr>
          <w:p w14:paraId="305BB4E9" w14:textId="77777777" w:rsidR="000F3489" w:rsidRPr="00862D5B" w:rsidRDefault="000F3489" w:rsidP="00F30742">
            <w:pPr>
              <w:rPr>
                <w:sz w:val="20"/>
                <w:szCs w:val="20"/>
              </w:rPr>
            </w:pPr>
            <w:r w:rsidRPr="00862D5B">
              <w:rPr>
                <w:color w:val="1F1F1F"/>
                <w:sz w:val="20"/>
                <w:szCs w:val="20"/>
              </w:rPr>
              <w:t>Антидемпинговые меры</w:t>
            </w:r>
          </w:p>
        </w:tc>
        <w:tc>
          <w:tcPr>
            <w:tcW w:w="6237" w:type="dxa"/>
            <w:gridSpan w:val="4"/>
          </w:tcPr>
          <w:p w14:paraId="49381CA5" w14:textId="77777777" w:rsidR="000F3489" w:rsidRPr="00862D5B" w:rsidRDefault="000F3489" w:rsidP="00F30742">
            <w:pPr>
              <w:autoSpaceDE w:val="0"/>
              <w:autoSpaceDN w:val="0"/>
              <w:adjustRightInd w:val="0"/>
              <w:jc w:val="both"/>
              <w:rPr>
                <w:sz w:val="20"/>
                <w:szCs w:val="20"/>
              </w:rPr>
            </w:pPr>
            <w:r w:rsidRPr="00862D5B">
              <w:rPr>
                <w:sz w:val="20"/>
                <w:szCs w:val="20"/>
              </w:rPr>
              <w:t xml:space="preserve">Если в ходе проведения конкурентной закупки, при заключении договора победителем закупки была снижена начальная (максимальная) цена договора на </w:t>
            </w:r>
            <w:r w:rsidRPr="00862D5B">
              <w:rPr>
                <w:b/>
                <w:sz w:val="20"/>
                <w:szCs w:val="20"/>
              </w:rPr>
              <w:t>двадцать пять</w:t>
            </w:r>
            <w:r w:rsidRPr="00862D5B">
              <w:rPr>
                <w:sz w:val="20"/>
                <w:szCs w:val="20"/>
              </w:rPr>
              <w:t xml:space="preserve"> и более процентов, заказчик применяет к победителю закупки антидемпинговые меры в соответствии с одним из подпунктов:</w:t>
            </w:r>
          </w:p>
          <w:p w14:paraId="08AFC328" w14:textId="77777777" w:rsidR="000F3489" w:rsidRPr="00862D5B" w:rsidRDefault="000F3489" w:rsidP="00F30742">
            <w:pPr>
              <w:autoSpaceDE w:val="0"/>
              <w:autoSpaceDN w:val="0"/>
              <w:adjustRightInd w:val="0"/>
              <w:jc w:val="both"/>
              <w:rPr>
                <w:sz w:val="20"/>
                <w:szCs w:val="20"/>
              </w:rPr>
            </w:pPr>
            <w:r w:rsidRPr="00862D5B">
              <w:rPr>
                <w:sz w:val="20"/>
                <w:szCs w:val="20"/>
              </w:rPr>
              <w:t>1) победитель закупки обязан предоставить заказчику информацию, подтверждающую добросовестность участника закупки, и перечислить обеспечение исполнения договора в размере, определенном документацией о закупке, до заключения договора;</w:t>
            </w:r>
          </w:p>
          <w:p w14:paraId="59DE8782" w14:textId="77777777" w:rsidR="000F3489" w:rsidRPr="00862D5B" w:rsidRDefault="000F3489" w:rsidP="00F30742">
            <w:pPr>
              <w:autoSpaceDE w:val="0"/>
              <w:autoSpaceDN w:val="0"/>
              <w:adjustRightInd w:val="0"/>
              <w:jc w:val="both"/>
              <w:rPr>
                <w:sz w:val="20"/>
                <w:szCs w:val="20"/>
              </w:rPr>
            </w:pPr>
            <w:r w:rsidRPr="00862D5B">
              <w:rPr>
                <w:sz w:val="20"/>
                <w:szCs w:val="20"/>
              </w:rPr>
              <w:t xml:space="preserve">2) победитель закупки обязан до заключения договора предоставить обеспечение исполнения договора в размере, </w:t>
            </w:r>
            <w:r w:rsidRPr="00862D5B">
              <w:rPr>
                <w:sz w:val="20"/>
                <w:szCs w:val="20"/>
                <w:u w:val="single"/>
              </w:rPr>
              <w:t>превышающем в полтора раза размер обеспечения исполнения договора</w:t>
            </w:r>
            <w:r w:rsidRPr="00862D5B">
              <w:rPr>
                <w:sz w:val="20"/>
                <w:szCs w:val="20"/>
              </w:rPr>
              <w:t>, указанный в извещении и (или) в документации о закупке, но не менее чем в размере аванса (если договором предусмотрена выплата аванса), если в извещении и (или) документации установлено требование о предоставлении обеспечения исполнения договора. Под информацией, подтверждающей добросовестность участника закупки понимается информация, подтверждающая опыт аналогичных поставок товаров (выполнения работ, оказания услуг) таким участником и содержащаяся в реестре контрактов, заключенных заказчиками, и (или) в реестре договоров, заключенных заказчиками, и подтверждающая исполнение таким участником в течение двух лет до даты подачи заявки на участие в конкурсе или аукционе четырех и более контрактов и (или) договоров (при этом не менее чем семьдесят пять процентов контрактов и (или) договоров должны быть исполнены без применения к такому участнику неустоек (штрафов, пеней), либо в течение трех лет до даты подачи заявки на участие в конкурсе или аукционе трех и более контрактов и (или) договоров (при этом все контракты и (или) договоры должны быть исполнены без применения к такому участнику неустоек (штрафов, пеней).</w:t>
            </w:r>
          </w:p>
          <w:p w14:paraId="490165FC" w14:textId="77777777" w:rsidR="000F3489" w:rsidRPr="00862D5B" w:rsidRDefault="000F3489" w:rsidP="00F30742">
            <w:pPr>
              <w:autoSpaceDE w:val="0"/>
              <w:autoSpaceDN w:val="0"/>
              <w:adjustRightInd w:val="0"/>
              <w:jc w:val="both"/>
              <w:rPr>
                <w:sz w:val="20"/>
                <w:szCs w:val="20"/>
              </w:rPr>
            </w:pPr>
            <w:r w:rsidRPr="00862D5B">
              <w:rPr>
                <w:sz w:val="20"/>
                <w:szCs w:val="20"/>
              </w:rPr>
              <w:t>Цена одного из контрактов (договоров), указанных во пункте 2, должна составлять не менее чем тридцать процентов от цены, предложенной участником.</w:t>
            </w:r>
          </w:p>
          <w:p w14:paraId="596D8E06" w14:textId="77777777" w:rsidR="000F3489" w:rsidRDefault="000F3489" w:rsidP="00F30742">
            <w:pPr>
              <w:autoSpaceDE w:val="0"/>
              <w:autoSpaceDN w:val="0"/>
              <w:adjustRightInd w:val="0"/>
              <w:jc w:val="both"/>
              <w:rPr>
                <w:sz w:val="20"/>
                <w:szCs w:val="20"/>
              </w:rPr>
            </w:pPr>
            <w:r w:rsidRPr="00862D5B">
              <w:rPr>
                <w:sz w:val="20"/>
                <w:szCs w:val="20"/>
              </w:rPr>
              <w:t xml:space="preserve"> В случае неисполнения установленных антидемпинговыми мерами требований победитель закупки признается уклонившимся </w:t>
            </w:r>
            <w:r>
              <w:rPr>
                <w:sz w:val="20"/>
                <w:szCs w:val="20"/>
              </w:rPr>
              <w:t>от заключения</w:t>
            </w:r>
            <w:r w:rsidRPr="00862D5B">
              <w:rPr>
                <w:sz w:val="20"/>
                <w:szCs w:val="20"/>
              </w:rPr>
              <w:t xml:space="preserve"> договора. </w:t>
            </w:r>
          </w:p>
          <w:p w14:paraId="4E068739" w14:textId="77777777" w:rsidR="009A4866" w:rsidRDefault="009A4866" w:rsidP="00F30742">
            <w:pPr>
              <w:autoSpaceDE w:val="0"/>
              <w:autoSpaceDN w:val="0"/>
              <w:adjustRightInd w:val="0"/>
              <w:jc w:val="both"/>
              <w:rPr>
                <w:sz w:val="20"/>
                <w:szCs w:val="20"/>
              </w:rPr>
            </w:pPr>
            <w:r>
              <w:rPr>
                <w:sz w:val="20"/>
                <w:szCs w:val="20"/>
              </w:rPr>
              <w:t>Антидемпинговые меры применяются в случае, если проектом договора предусмотрено обеспечение исполнения договора.</w:t>
            </w:r>
          </w:p>
          <w:p w14:paraId="55B253A1" w14:textId="609DCE63" w:rsidR="007B6BE7" w:rsidRPr="00862D5B" w:rsidRDefault="007B6BE7" w:rsidP="00F30742">
            <w:pPr>
              <w:autoSpaceDE w:val="0"/>
              <w:autoSpaceDN w:val="0"/>
              <w:adjustRightInd w:val="0"/>
              <w:jc w:val="both"/>
              <w:rPr>
                <w:sz w:val="20"/>
                <w:szCs w:val="20"/>
              </w:rPr>
            </w:pPr>
            <w:r w:rsidRPr="00C74322">
              <w:rPr>
                <w:b/>
                <w:bCs/>
                <w:sz w:val="20"/>
                <w:szCs w:val="20"/>
              </w:rPr>
              <w:t>Антидемпинговые меры для данной закупки</w:t>
            </w:r>
            <w:r>
              <w:rPr>
                <w:b/>
                <w:bCs/>
                <w:sz w:val="20"/>
                <w:szCs w:val="20"/>
              </w:rPr>
              <w:t xml:space="preserve"> не</w:t>
            </w:r>
            <w:r w:rsidRPr="00C74322">
              <w:rPr>
                <w:b/>
                <w:bCs/>
                <w:sz w:val="20"/>
                <w:szCs w:val="20"/>
              </w:rPr>
              <w:t xml:space="preserve"> применяются</w:t>
            </w:r>
            <w:r>
              <w:rPr>
                <w:b/>
                <w:bCs/>
                <w:sz w:val="20"/>
                <w:szCs w:val="20"/>
              </w:rPr>
              <w:t>.</w:t>
            </w:r>
          </w:p>
        </w:tc>
      </w:tr>
      <w:tr w:rsidR="000F3489" w:rsidRPr="00862D5B" w14:paraId="6A4B0659" w14:textId="77777777" w:rsidTr="00F87940">
        <w:trPr>
          <w:trHeight w:val="275"/>
        </w:trPr>
        <w:tc>
          <w:tcPr>
            <w:tcW w:w="3823" w:type="dxa"/>
            <w:gridSpan w:val="4"/>
          </w:tcPr>
          <w:p w14:paraId="54D123F3" w14:textId="77777777" w:rsidR="000F3489" w:rsidRPr="00862D5B" w:rsidRDefault="000F3489" w:rsidP="00F30742">
            <w:pPr>
              <w:rPr>
                <w:color w:val="1F1F1F"/>
                <w:sz w:val="20"/>
                <w:szCs w:val="20"/>
              </w:rPr>
            </w:pPr>
            <w:r w:rsidRPr="00862D5B">
              <w:rPr>
                <w:color w:val="1F1F1F"/>
                <w:sz w:val="20"/>
                <w:szCs w:val="20"/>
              </w:rPr>
              <w:t>Порядок подведения итогов</w:t>
            </w:r>
          </w:p>
        </w:tc>
        <w:tc>
          <w:tcPr>
            <w:tcW w:w="6237" w:type="dxa"/>
            <w:gridSpan w:val="4"/>
          </w:tcPr>
          <w:p w14:paraId="765D09B9" w14:textId="603E56D1" w:rsidR="000F3489" w:rsidRPr="00862D5B" w:rsidRDefault="000F3489" w:rsidP="001A1EE7">
            <w:pPr>
              <w:autoSpaceDE w:val="0"/>
              <w:autoSpaceDN w:val="0"/>
              <w:adjustRightInd w:val="0"/>
              <w:jc w:val="both"/>
              <w:rPr>
                <w:sz w:val="20"/>
                <w:szCs w:val="20"/>
              </w:rPr>
            </w:pPr>
            <w:r w:rsidRPr="00862D5B">
              <w:rPr>
                <w:sz w:val="20"/>
                <w:szCs w:val="20"/>
              </w:rPr>
              <w:t>Участник электронного аукциона, который предложил наиболее низкую цену договора, и заявка на участие которого соответствует требованиям, установленным аукционной документацией, признается победителем такого аукциона.</w:t>
            </w:r>
            <w:r w:rsidR="00C9721A">
              <w:rPr>
                <w:sz w:val="20"/>
                <w:szCs w:val="20"/>
              </w:rPr>
              <w:t xml:space="preserve"> </w:t>
            </w:r>
            <w:r w:rsidR="00C9721A" w:rsidRPr="00C74322">
              <w:rPr>
                <w:b/>
                <w:bCs/>
                <w:sz w:val="20"/>
                <w:szCs w:val="20"/>
                <w:highlight w:val="yellow"/>
              </w:rPr>
              <w:t>Ценовые (стоимостные) предложения участников закупки сравниваются (оцениваются) без учета НДС</w:t>
            </w:r>
          </w:p>
        </w:tc>
      </w:tr>
      <w:tr w:rsidR="000F3489" w:rsidRPr="00862D5B" w14:paraId="2F0B8A99" w14:textId="77777777" w:rsidTr="00F87940">
        <w:trPr>
          <w:trHeight w:val="295"/>
        </w:trPr>
        <w:tc>
          <w:tcPr>
            <w:tcW w:w="10060" w:type="dxa"/>
            <w:gridSpan w:val="8"/>
            <w:shd w:val="clear" w:color="auto" w:fill="D9D9D9" w:themeFill="background1" w:themeFillShade="D9"/>
            <w:hideMark/>
          </w:tcPr>
          <w:p w14:paraId="5B3F862E" w14:textId="0AF85B18" w:rsidR="000F3489" w:rsidRPr="00862D5B" w:rsidRDefault="000F3489" w:rsidP="00FA604C">
            <w:pPr>
              <w:autoSpaceDE w:val="0"/>
              <w:autoSpaceDN w:val="0"/>
              <w:adjustRightInd w:val="0"/>
              <w:jc w:val="both"/>
              <w:rPr>
                <w:color w:val="1F1F1F"/>
                <w:sz w:val="20"/>
                <w:szCs w:val="20"/>
              </w:rPr>
            </w:pPr>
            <w:r w:rsidRPr="00862D5B">
              <w:rPr>
                <w:color w:val="1F1F1F"/>
                <w:sz w:val="20"/>
                <w:szCs w:val="20"/>
              </w:rPr>
              <w:t xml:space="preserve">Срок и порядок подписания договора с победителем </w:t>
            </w:r>
            <w:r w:rsidR="00FA604C">
              <w:rPr>
                <w:color w:val="1F1F1F"/>
                <w:sz w:val="20"/>
                <w:szCs w:val="20"/>
              </w:rPr>
              <w:t>закупки</w:t>
            </w:r>
            <w:r w:rsidRPr="00862D5B">
              <w:rPr>
                <w:color w:val="1F1F1F"/>
                <w:sz w:val="20"/>
                <w:szCs w:val="20"/>
              </w:rPr>
              <w:t xml:space="preserve"> или участником </w:t>
            </w:r>
            <w:r w:rsidR="00FA604C">
              <w:rPr>
                <w:color w:val="1F1F1F"/>
                <w:sz w:val="20"/>
                <w:szCs w:val="20"/>
              </w:rPr>
              <w:t>закупки</w:t>
            </w:r>
            <w:r w:rsidRPr="00862D5B">
              <w:rPr>
                <w:color w:val="1F1F1F"/>
                <w:sz w:val="20"/>
                <w:szCs w:val="20"/>
              </w:rPr>
              <w:t>, которые должны подписать проект договора:</w:t>
            </w:r>
          </w:p>
        </w:tc>
      </w:tr>
      <w:tr w:rsidR="000F3489" w:rsidRPr="00862D5B" w14:paraId="4753D70B" w14:textId="77777777" w:rsidTr="00F87940">
        <w:trPr>
          <w:trHeight w:val="282"/>
        </w:trPr>
        <w:tc>
          <w:tcPr>
            <w:tcW w:w="10060" w:type="dxa"/>
            <w:gridSpan w:val="8"/>
            <w:shd w:val="clear" w:color="auto" w:fill="auto"/>
            <w:hideMark/>
          </w:tcPr>
          <w:p w14:paraId="4962A47F" w14:textId="77777777" w:rsidR="0090352F" w:rsidRDefault="0090352F" w:rsidP="0090352F">
            <w:pPr>
              <w:autoSpaceDE w:val="0"/>
              <w:autoSpaceDN w:val="0"/>
              <w:adjustRightInd w:val="0"/>
              <w:jc w:val="both"/>
              <w:rPr>
                <w:sz w:val="20"/>
                <w:szCs w:val="20"/>
              </w:rPr>
            </w:pPr>
            <w:r w:rsidRPr="00D8005E">
              <w:rPr>
                <w:sz w:val="20"/>
                <w:szCs w:val="20"/>
              </w:rPr>
              <w:t>Договор по результатам конкурентной закупки заключается не ранее чем через 10 дней и не позднее чем через 20 дней с даты размещения в ЕИС итогового протокола, составленного по результатам конкурентной закупки.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 комиссии по осуществлению конкурентной закупки, оператора электронной площадки договор должен быть заключен не позднее чем через пять дней с даты указанного одобрения или с даты вынесения решения антимонопольного органа по результатам обжалования действий (бездействия) заказчика, комиссии по осуществлению конкурентной закупки, оператора электронной площадки.</w:t>
            </w:r>
          </w:p>
          <w:p w14:paraId="684D6BEF" w14:textId="77777777" w:rsidR="0090352F" w:rsidRDefault="0090352F" w:rsidP="0090352F">
            <w:pPr>
              <w:autoSpaceDE w:val="0"/>
              <w:autoSpaceDN w:val="0"/>
              <w:adjustRightInd w:val="0"/>
              <w:jc w:val="both"/>
              <w:rPr>
                <w:sz w:val="20"/>
                <w:szCs w:val="20"/>
              </w:rPr>
            </w:pPr>
            <w:r w:rsidRPr="00150C69">
              <w:rPr>
                <w:sz w:val="20"/>
                <w:szCs w:val="20"/>
              </w:rPr>
              <w:t>В проект договора, который прилагается к извещению о проведении закупки и (или) документации, включаются реквизиты победителя (единственного участника) и условия исполнения договора, предложенные победителем (единственным участником) в заявке на участие в закупке. Договор заключается по цене, предложенной участником закупки, с которым заключается договор, либо по цене, не превышающей такую цену.</w:t>
            </w:r>
          </w:p>
          <w:p w14:paraId="7D329AD2" w14:textId="77777777" w:rsidR="0090352F" w:rsidRDefault="0090352F" w:rsidP="0090352F">
            <w:pPr>
              <w:autoSpaceDE w:val="0"/>
              <w:autoSpaceDN w:val="0"/>
              <w:adjustRightInd w:val="0"/>
              <w:jc w:val="both"/>
              <w:rPr>
                <w:sz w:val="20"/>
                <w:szCs w:val="20"/>
              </w:rPr>
            </w:pPr>
            <w:r w:rsidRPr="00150C69">
              <w:rPr>
                <w:sz w:val="20"/>
                <w:szCs w:val="20"/>
              </w:rPr>
              <w:t>Заказчик не позднее чем через 20 дней со дня размещения в ЕИС протокола закупки, на основании которого определен участник закупки, с которым заключается договор, направляет для подписания победителю закупки (единственному участнику) подготовленный по результатам закупки договор.</w:t>
            </w:r>
          </w:p>
          <w:p w14:paraId="196A52D1" w14:textId="77777777" w:rsidR="0090352F" w:rsidRDefault="0090352F" w:rsidP="0090352F">
            <w:pPr>
              <w:autoSpaceDE w:val="0"/>
              <w:autoSpaceDN w:val="0"/>
              <w:adjustRightInd w:val="0"/>
              <w:jc w:val="both"/>
              <w:rPr>
                <w:sz w:val="20"/>
                <w:szCs w:val="20"/>
              </w:rPr>
            </w:pPr>
            <w:r w:rsidRPr="00150C69">
              <w:rPr>
                <w:sz w:val="20"/>
                <w:szCs w:val="20"/>
              </w:rPr>
              <w:t>Победитель закупки (единственный участник) в установленный извещением (документацией) о закупке срок либо в срок, установленный Заказчиком при направлении подготовленного по результатам закупки договора на подпись участнику закупки, но не позднее 20 дней со дня размещения в ЕИС протокола закупки, на основании которого определен участник закупки, с которым заключается договор: в случае заключения договора в бумажной форме - подписывает договор, скрепляет его печатью (при наличии печати) и возвращает Заказчику один экземпляр; в случае заключения договора в электронной форме – подписывает договор электронной подписью. В случае наличия разногласий по проекту договора, направленному Заказчиком, участник такой закупки составляет протокол разногласий с указанием замечаний к положениям проекта договора, не соответствующим извещению, документации о закупке и своей заявке, с указанием соответствующих положений данных документов и направляет его Заказчику у течение 3 (трёх) рабочих дней со дня получения договора. В случае заключения договора в электронной форме, протокол разногласий направляется Заказчику с использованием программно-аппаратных средств электронной площадки. Заказчик рассматривает протокол разногласий и направляет участнику такой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p w14:paraId="1EF7DE64" w14:textId="77777777" w:rsidR="0090352F" w:rsidRDefault="0090352F" w:rsidP="0090352F">
            <w:pPr>
              <w:autoSpaceDE w:val="0"/>
              <w:autoSpaceDN w:val="0"/>
              <w:adjustRightInd w:val="0"/>
              <w:jc w:val="both"/>
              <w:rPr>
                <w:sz w:val="20"/>
                <w:szCs w:val="20"/>
              </w:rPr>
            </w:pPr>
            <w:r w:rsidRPr="00150C69">
              <w:rPr>
                <w:sz w:val="20"/>
                <w:szCs w:val="20"/>
              </w:rPr>
              <w:t>Договор в электронной форме заключается с использованием программно-аппаратных средств электронной площадки и подписывается электронными подписями лиц, имеющих право действовать от имени участника закупки и Заказчика.</w:t>
            </w:r>
          </w:p>
          <w:p w14:paraId="261B5A3A" w14:textId="77777777" w:rsidR="0090352F" w:rsidRPr="00150C69" w:rsidRDefault="0090352F" w:rsidP="0090352F">
            <w:pPr>
              <w:autoSpaceDE w:val="0"/>
              <w:autoSpaceDN w:val="0"/>
              <w:adjustRightInd w:val="0"/>
              <w:jc w:val="both"/>
              <w:rPr>
                <w:sz w:val="20"/>
                <w:szCs w:val="20"/>
              </w:rPr>
            </w:pPr>
            <w:r w:rsidRPr="00150C69">
              <w:rPr>
                <w:sz w:val="20"/>
                <w:szCs w:val="20"/>
              </w:rPr>
              <w:t>Участник закупки признается уклонившимся от заключения договора в случае, когда:</w:t>
            </w:r>
          </w:p>
          <w:p w14:paraId="026129E2" w14:textId="77777777" w:rsidR="0090352F" w:rsidRPr="00150C69" w:rsidRDefault="0090352F" w:rsidP="0090352F">
            <w:pPr>
              <w:pStyle w:val="a9"/>
              <w:numPr>
                <w:ilvl w:val="0"/>
                <w:numId w:val="11"/>
              </w:numPr>
              <w:autoSpaceDE w:val="0"/>
              <w:autoSpaceDN w:val="0"/>
              <w:adjustRightInd w:val="0"/>
              <w:spacing w:line="240" w:lineRule="auto"/>
              <w:ind w:left="306" w:hanging="284"/>
              <w:jc w:val="both"/>
              <w:rPr>
                <w:rFonts w:ascii="Times New Roman" w:hAnsi="Times New Roman"/>
                <w:sz w:val="20"/>
                <w:szCs w:val="20"/>
              </w:rPr>
            </w:pPr>
            <w:r w:rsidRPr="00150C69">
              <w:rPr>
                <w:rFonts w:ascii="Times New Roman" w:hAnsi="Times New Roman"/>
                <w:sz w:val="20"/>
                <w:szCs w:val="20"/>
              </w:rPr>
              <w:t>Не представил подписанный договор (отказался от заключения договора) в редакции Заказчика в установленный срок.</w:t>
            </w:r>
          </w:p>
          <w:p w14:paraId="6490692A" w14:textId="77777777" w:rsidR="0090352F" w:rsidRPr="00150C69" w:rsidRDefault="0090352F" w:rsidP="0090352F">
            <w:pPr>
              <w:pStyle w:val="a9"/>
              <w:numPr>
                <w:ilvl w:val="0"/>
                <w:numId w:val="11"/>
              </w:numPr>
              <w:autoSpaceDE w:val="0"/>
              <w:autoSpaceDN w:val="0"/>
              <w:adjustRightInd w:val="0"/>
              <w:spacing w:line="240" w:lineRule="auto"/>
              <w:ind w:left="306" w:hanging="284"/>
              <w:jc w:val="both"/>
              <w:rPr>
                <w:rFonts w:ascii="Times New Roman" w:hAnsi="Times New Roman"/>
                <w:sz w:val="20"/>
                <w:szCs w:val="20"/>
              </w:rPr>
            </w:pPr>
            <w:r w:rsidRPr="00150C69">
              <w:rPr>
                <w:rFonts w:ascii="Times New Roman" w:hAnsi="Times New Roman"/>
                <w:sz w:val="20"/>
                <w:szCs w:val="20"/>
              </w:rPr>
              <w:t>Не предоставил обеспечение исполнения договора в срок, установленный документацией (извещением) о закупке, или предоставил с нарушением условий, указанных в документации (извещении) о закупке, – если требование о предоставлении такого обеспечения было предусмотрено документацией (извещением) о закупке и/или проектом договора / техническим заданием.</w:t>
            </w:r>
          </w:p>
          <w:p w14:paraId="131F5498" w14:textId="77777777" w:rsidR="0090352F" w:rsidRPr="00150C69" w:rsidRDefault="0090352F" w:rsidP="0090352F">
            <w:pPr>
              <w:pStyle w:val="a9"/>
              <w:numPr>
                <w:ilvl w:val="0"/>
                <w:numId w:val="11"/>
              </w:numPr>
              <w:autoSpaceDE w:val="0"/>
              <w:autoSpaceDN w:val="0"/>
              <w:adjustRightInd w:val="0"/>
              <w:spacing w:line="240" w:lineRule="auto"/>
              <w:ind w:left="306" w:hanging="284"/>
              <w:jc w:val="both"/>
              <w:rPr>
                <w:rFonts w:ascii="Times New Roman" w:hAnsi="Times New Roman"/>
                <w:sz w:val="20"/>
                <w:szCs w:val="20"/>
              </w:rPr>
            </w:pPr>
            <w:r w:rsidRPr="00150C69">
              <w:rPr>
                <w:rFonts w:ascii="Times New Roman" w:hAnsi="Times New Roman"/>
                <w:sz w:val="20"/>
                <w:szCs w:val="20"/>
              </w:rPr>
              <w:t>Не предоставил подготовленный им по результатам закупки сметный расчет (локальный сметный расчет и/или сводный сметный расчет), в срок, установленный документацией (извещением) о закупке (проектом договора, и/или Техническим заданием), или предоставил его с нарушением условий, указанных в документации (извещении) о закупке (проектом договора, и/или Техническим заданием) - если требование о представлении таких документов установлено документацией (извещением) о закупке (проектом договора, и/или Техническим заданием.</w:t>
            </w:r>
          </w:p>
          <w:p w14:paraId="33FCF7A7" w14:textId="77777777" w:rsidR="0090352F" w:rsidRPr="00150C69" w:rsidRDefault="0090352F" w:rsidP="0090352F">
            <w:pPr>
              <w:pStyle w:val="a9"/>
              <w:numPr>
                <w:ilvl w:val="0"/>
                <w:numId w:val="11"/>
              </w:numPr>
              <w:autoSpaceDE w:val="0"/>
              <w:autoSpaceDN w:val="0"/>
              <w:adjustRightInd w:val="0"/>
              <w:spacing w:line="240" w:lineRule="auto"/>
              <w:ind w:left="306" w:hanging="284"/>
              <w:jc w:val="both"/>
              <w:rPr>
                <w:rFonts w:ascii="Times New Roman" w:hAnsi="Times New Roman"/>
                <w:sz w:val="20"/>
                <w:szCs w:val="20"/>
              </w:rPr>
            </w:pPr>
            <w:r w:rsidRPr="00150C69">
              <w:rPr>
                <w:rFonts w:ascii="Times New Roman" w:hAnsi="Times New Roman"/>
                <w:sz w:val="20"/>
                <w:szCs w:val="20"/>
              </w:rPr>
              <w:t>Не представил сведения о цепочке собственников, включая бенефициаров (в том числе конечных), и документы, подтверждающие данные сведения, – если требование о представлении таких сведений и документов установлено документацией (извещением) о закупке и/или проектом договора</w:t>
            </w:r>
            <w:r>
              <w:rPr>
                <w:rFonts w:ascii="Times New Roman" w:hAnsi="Times New Roman"/>
                <w:sz w:val="20"/>
                <w:szCs w:val="20"/>
                <w:lang w:val="ru-RU"/>
              </w:rPr>
              <w:t>.</w:t>
            </w:r>
          </w:p>
          <w:p w14:paraId="0D81CAF5" w14:textId="76E7AD7A" w:rsidR="000F3489" w:rsidRPr="00862D5B" w:rsidRDefault="0090352F" w:rsidP="0090352F">
            <w:pPr>
              <w:autoSpaceDE w:val="0"/>
              <w:autoSpaceDN w:val="0"/>
              <w:adjustRightInd w:val="0"/>
              <w:jc w:val="both"/>
              <w:rPr>
                <w:color w:val="1F1F1F"/>
                <w:sz w:val="20"/>
                <w:szCs w:val="20"/>
              </w:rPr>
            </w:pPr>
            <w:r>
              <w:rPr>
                <w:color w:val="1F1F1F"/>
                <w:sz w:val="20"/>
                <w:szCs w:val="20"/>
              </w:rPr>
              <w:t xml:space="preserve">Все иные моменты не указанные в извещении и документации закупки регулируются Положением о закупках </w:t>
            </w:r>
            <w:r w:rsidR="002D7340">
              <w:rPr>
                <w:color w:val="1F1F1F"/>
                <w:sz w:val="20"/>
                <w:szCs w:val="20"/>
              </w:rPr>
              <w:t>ОО</w:t>
            </w:r>
            <w:r>
              <w:rPr>
                <w:color w:val="1F1F1F"/>
                <w:sz w:val="20"/>
                <w:szCs w:val="20"/>
              </w:rPr>
              <w:t xml:space="preserve">О </w:t>
            </w:r>
            <w:r w:rsidR="002D7340">
              <w:rPr>
                <w:color w:val="1F1F1F"/>
                <w:sz w:val="20"/>
                <w:szCs w:val="20"/>
              </w:rPr>
              <w:t>«ТЗК-АЭРО»</w:t>
            </w:r>
            <w:r>
              <w:rPr>
                <w:color w:val="1F1F1F"/>
                <w:sz w:val="20"/>
                <w:szCs w:val="20"/>
              </w:rPr>
              <w:t>.</w:t>
            </w:r>
          </w:p>
        </w:tc>
      </w:tr>
      <w:tr w:rsidR="000F3489" w:rsidRPr="00862D5B" w14:paraId="68243B08" w14:textId="77777777" w:rsidTr="00F87940">
        <w:tc>
          <w:tcPr>
            <w:tcW w:w="10060" w:type="dxa"/>
            <w:gridSpan w:val="8"/>
            <w:shd w:val="clear" w:color="auto" w:fill="D9D9D9" w:themeFill="background1" w:themeFillShade="D9"/>
          </w:tcPr>
          <w:p w14:paraId="766DAA1E" w14:textId="77777777" w:rsidR="000F3489" w:rsidRPr="00862D5B" w:rsidRDefault="000F3489" w:rsidP="00F30742">
            <w:pPr>
              <w:jc w:val="both"/>
              <w:rPr>
                <w:sz w:val="20"/>
                <w:szCs w:val="20"/>
              </w:rPr>
            </w:pPr>
            <w:r w:rsidRPr="00862D5B">
              <w:rPr>
                <w:sz w:val="20"/>
                <w:szCs w:val="20"/>
              </w:rPr>
              <w:t>Дополнительная информация:</w:t>
            </w:r>
          </w:p>
        </w:tc>
      </w:tr>
      <w:tr w:rsidR="000F3489" w:rsidRPr="00862D5B" w14:paraId="0E801AE4" w14:textId="77777777" w:rsidTr="00F87940">
        <w:tc>
          <w:tcPr>
            <w:tcW w:w="10060" w:type="dxa"/>
            <w:gridSpan w:val="8"/>
          </w:tcPr>
          <w:p w14:paraId="50F97EBE" w14:textId="77777777" w:rsidR="000F3489" w:rsidRPr="00862D5B" w:rsidRDefault="000F3489" w:rsidP="00F30742">
            <w:pPr>
              <w:jc w:val="both"/>
              <w:rPr>
                <w:sz w:val="20"/>
                <w:szCs w:val="20"/>
              </w:rPr>
            </w:pPr>
            <w:r w:rsidRPr="00862D5B">
              <w:rPr>
                <w:bCs/>
                <w:sz w:val="20"/>
                <w:szCs w:val="20"/>
              </w:rPr>
              <w:t>Участнику конкурентной закупки в электронной форме для участия в ней необходимо получить аккредитацию на электронной площадке в порядке, установленном оператором электронной площадки.</w:t>
            </w:r>
          </w:p>
        </w:tc>
      </w:tr>
      <w:tr w:rsidR="000F3489" w:rsidRPr="00862D5B" w14:paraId="4A136671" w14:textId="77777777" w:rsidTr="00F87940">
        <w:tc>
          <w:tcPr>
            <w:tcW w:w="10060" w:type="dxa"/>
            <w:gridSpan w:val="8"/>
          </w:tcPr>
          <w:p w14:paraId="63944477" w14:textId="77777777" w:rsidR="000F3489" w:rsidRPr="00862D5B" w:rsidRDefault="000F3489" w:rsidP="00F30742">
            <w:pPr>
              <w:jc w:val="both"/>
              <w:rPr>
                <w:bCs/>
                <w:sz w:val="20"/>
                <w:szCs w:val="20"/>
              </w:rPr>
            </w:pPr>
            <w:r w:rsidRPr="00862D5B">
              <w:rPr>
                <w:bCs/>
                <w:sz w:val="20"/>
                <w:szCs w:val="20"/>
              </w:rPr>
              <w:t>Обмен между участником конкурентной закупки в электронной форме, Заказчиком и оператором электронной площадки информацией, связанной с получением аккредитации на электронной площадке, проведением конкурентной закупки в электронной форме, осуществляется на электронной площадке в форме электронных документов, которые должны быть подписаны электронной подписью лица, имеющего право действовать от имени соответственно участника такой закупки, Заказчика, оператора электронной площадки.</w:t>
            </w:r>
          </w:p>
        </w:tc>
      </w:tr>
      <w:tr w:rsidR="000F3489" w:rsidRPr="00862D5B" w14:paraId="2C8A4A13" w14:textId="77777777" w:rsidTr="00F87940">
        <w:tc>
          <w:tcPr>
            <w:tcW w:w="10060" w:type="dxa"/>
            <w:gridSpan w:val="8"/>
          </w:tcPr>
          <w:p w14:paraId="02345415" w14:textId="77777777" w:rsidR="000F3489" w:rsidRPr="00862D5B" w:rsidRDefault="000F3489" w:rsidP="008D41C1">
            <w:pPr>
              <w:jc w:val="both"/>
              <w:rPr>
                <w:sz w:val="20"/>
                <w:szCs w:val="20"/>
              </w:rPr>
            </w:pPr>
            <w:r w:rsidRPr="00862D5B">
              <w:rPr>
                <w:sz w:val="20"/>
                <w:szCs w:val="20"/>
              </w:rPr>
              <w:t>Заказчик вправе отменить конкурентную закупку по одному и более предмету закупки (лоту) в любое время до наступления даты и времени окончания срока подачи заявок на участие в конкурентной закупке.</w:t>
            </w:r>
          </w:p>
        </w:tc>
      </w:tr>
      <w:tr w:rsidR="000F3489" w:rsidRPr="00862D5B" w14:paraId="097C9CDA" w14:textId="77777777" w:rsidTr="00F87940">
        <w:tc>
          <w:tcPr>
            <w:tcW w:w="10060" w:type="dxa"/>
            <w:gridSpan w:val="8"/>
          </w:tcPr>
          <w:p w14:paraId="50488755" w14:textId="77777777" w:rsidR="000F3489" w:rsidRPr="00862D5B" w:rsidRDefault="000F3489" w:rsidP="00F30742">
            <w:pPr>
              <w:jc w:val="both"/>
              <w:rPr>
                <w:sz w:val="20"/>
                <w:szCs w:val="20"/>
              </w:rPr>
            </w:pPr>
            <w:r w:rsidRPr="00862D5B">
              <w:rPr>
                <w:sz w:val="20"/>
                <w:szCs w:val="20"/>
              </w:rPr>
              <w:t>Участники размещения заказа самостоятельно отслеживают возможные изменения, внесенные в данную документацию. Заказчик не несет ответственности в случае, если участник размещения заказа не ознакомился с изменениями, внесенными в документацию и размещенными надлежащим образом.</w:t>
            </w:r>
          </w:p>
        </w:tc>
      </w:tr>
    </w:tbl>
    <w:p w14:paraId="0C9A09ED" w14:textId="77777777" w:rsidR="00114078" w:rsidRDefault="00114078" w:rsidP="00114078"/>
    <w:p w14:paraId="0C7B7B74" w14:textId="77777777" w:rsidR="00114078" w:rsidRDefault="00114078" w:rsidP="00114078"/>
    <w:p w14:paraId="783BC703" w14:textId="77777777" w:rsidR="00114078" w:rsidRDefault="00114078" w:rsidP="00114078"/>
    <w:p w14:paraId="65DFC06E" w14:textId="76279525" w:rsidR="00BD34E0" w:rsidRDefault="00886089" w:rsidP="00983139">
      <w:pPr>
        <w:widowControl w:val="0"/>
        <w:tabs>
          <w:tab w:val="left" w:pos="0"/>
        </w:tabs>
        <w:spacing w:line="240" w:lineRule="exact"/>
        <w:ind w:left="6096" w:right="-286" w:hanging="6096"/>
        <w:jc w:val="center"/>
        <w:rPr>
          <w:b/>
        </w:rPr>
      </w:pPr>
      <w:r w:rsidRPr="00E21B8E">
        <w:rPr>
          <w:b/>
        </w:rPr>
        <w:t xml:space="preserve">РАЗДЕЛ II. </w:t>
      </w:r>
      <w:r w:rsidR="004D5D1C" w:rsidRPr="00EE03B7">
        <w:rPr>
          <w:b/>
        </w:rPr>
        <w:t>ОПИСАНИЕ ОБЪЕКТА ЗАКУПКИ</w:t>
      </w:r>
      <w:r w:rsidR="00F02995">
        <w:rPr>
          <w:b/>
        </w:rPr>
        <w:t>*</w:t>
      </w:r>
    </w:p>
    <w:p w14:paraId="39EEE7D3" w14:textId="10D622FB" w:rsidR="00D2659F" w:rsidRDefault="00F02995" w:rsidP="00102AD3">
      <w:pPr>
        <w:keepNext/>
        <w:suppressAutoHyphens w:val="0"/>
        <w:jc w:val="both"/>
        <w:outlineLvl w:val="0"/>
        <w:rPr>
          <w:b/>
        </w:rPr>
      </w:pPr>
      <w:r>
        <w:rPr>
          <w:b/>
          <w:bCs/>
          <w:sz w:val="23"/>
          <w:szCs w:val="23"/>
          <w:lang w:eastAsia="ru-RU"/>
        </w:rPr>
        <w:t xml:space="preserve">*Примечание: </w:t>
      </w:r>
      <w:r w:rsidR="00102AD3" w:rsidRPr="0058502D">
        <w:t xml:space="preserve">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потребностям </w:t>
      </w:r>
      <w:r w:rsidR="00102AD3">
        <w:t xml:space="preserve">заказчика и </w:t>
      </w:r>
      <w:r w:rsidR="00102AD3" w:rsidRPr="00801143">
        <w:t>описание объекта закупки указано в</w:t>
      </w:r>
      <w:r w:rsidR="00102AD3">
        <w:t xml:space="preserve"> проекте договора и Техническом задании (прилагаю</w:t>
      </w:r>
      <w:r w:rsidR="00102AD3" w:rsidRPr="00801143">
        <w:t>тся отдельным</w:t>
      </w:r>
      <w:r w:rsidR="00102AD3">
        <w:t>и</w:t>
      </w:r>
      <w:r w:rsidR="00102AD3" w:rsidRPr="00801143">
        <w:t xml:space="preserve"> файл</w:t>
      </w:r>
      <w:r w:rsidR="00102AD3">
        <w:t>ами</w:t>
      </w:r>
      <w:r w:rsidR="00102AD3" w:rsidRPr="00801143">
        <w:t xml:space="preserve"> к настоящей документации)</w:t>
      </w:r>
      <w:r w:rsidR="00102AD3">
        <w:t>.</w:t>
      </w:r>
    </w:p>
    <w:p w14:paraId="78C72EF9" w14:textId="77777777" w:rsidR="00D2659F" w:rsidRDefault="00D2659F" w:rsidP="00983139">
      <w:pPr>
        <w:widowControl w:val="0"/>
        <w:tabs>
          <w:tab w:val="left" w:pos="0"/>
        </w:tabs>
        <w:spacing w:line="240" w:lineRule="exact"/>
        <w:ind w:left="6096" w:right="-286" w:hanging="6096"/>
        <w:jc w:val="center"/>
        <w:rPr>
          <w:b/>
        </w:rPr>
      </w:pPr>
    </w:p>
    <w:p w14:paraId="170C7B52" w14:textId="77777777" w:rsidR="003E5948" w:rsidRDefault="003E5948" w:rsidP="008256A8">
      <w:pPr>
        <w:jc w:val="center"/>
        <w:rPr>
          <w:b/>
        </w:rPr>
      </w:pPr>
    </w:p>
    <w:p w14:paraId="547F2FAD" w14:textId="77777777" w:rsidR="002B6A0A" w:rsidRPr="008164B3" w:rsidRDefault="00B81922" w:rsidP="002B6A0A">
      <w:pPr>
        <w:jc w:val="center"/>
        <w:rPr>
          <w:b/>
        </w:rPr>
      </w:pPr>
      <w:r w:rsidRPr="001D14A5">
        <w:rPr>
          <w:b/>
        </w:rPr>
        <w:t xml:space="preserve">Раздел </w:t>
      </w:r>
      <w:r w:rsidRPr="001D14A5">
        <w:rPr>
          <w:b/>
          <w:lang w:val="en-US"/>
        </w:rPr>
        <w:t>III</w:t>
      </w:r>
      <w:r w:rsidRPr="001D14A5">
        <w:rPr>
          <w:b/>
        </w:rPr>
        <w:t xml:space="preserve">. </w:t>
      </w:r>
      <w:r w:rsidR="002B6A0A" w:rsidRPr="008164B3">
        <w:rPr>
          <w:b/>
        </w:rPr>
        <w:t xml:space="preserve">ТРЕБОВАНИЯ К СОДЕРЖАНИЮ, ФОРМЕ, </w:t>
      </w:r>
    </w:p>
    <w:p w14:paraId="0BB824CB" w14:textId="2D0E4B26" w:rsidR="00B81922" w:rsidRPr="001D14A5" w:rsidRDefault="002B6A0A" w:rsidP="002B6A0A">
      <w:pPr>
        <w:jc w:val="center"/>
        <w:rPr>
          <w:b/>
        </w:rPr>
      </w:pPr>
      <w:r w:rsidRPr="008164B3">
        <w:rPr>
          <w:b/>
        </w:rPr>
        <w:t>ОФОРМЛЕНИЮ И СОСТАВУ</w:t>
      </w:r>
      <w:r w:rsidR="00B81922" w:rsidRPr="001D14A5">
        <w:rPr>
          <w:b/>
        </w:rPr>
        <w:t xml:space="preserve"> ЗАЯВКИ НА УЧАСТИЕ В АУКЦИОНЕ В ЭЛЕКТРОННОЙ ФОРМЕ</w:t>
      </w:r>
    </w:p>
    <w:p w14:paraId="32683C24" w14:textId="77777777" w:rsidR="00B81922" w:rsidRPr="001D14A5" w:rsidRDefault="00B81922" w:rsidP="00B81922">
      <w:pPr>
        <w:tabs>
          <w:tab w:val="left" w:pos="1418"/>
        </w:tabs>
        <w:ind w:firstLine="709"/>
        <w:jc w:val="both"/>
        <w:rPr>
          <w:b/>
          <w:sz w:val="22"/>
          <w:szCs w:val="22"/>
        </w:rPr>
      </w:pPr>
    </w:p>
    <w:p w14:paraId="0EE0012C" w14:textId="079D1BC1" w:rsidR="0003321F" w:rsidRDefault="00B81922" w:rsidP="0003321F">
      <w:pPr>
        <w:pStyle w:val="a6"/>
        <w:spacing w:after="0"/>
        <w:ind w:right="232" w:firstLine="567"/>
        <w:jc w:val="both"/>
        <w:rPr>
          <w:color w:val="1F1F1F"/>
        </w:rPr>
      </w:pPr>
      <w:r w:rsidRPr="00D97989">
        <w:rPr>
          <w:color w:val="1F1F1F"/>
        </w:rPr>
        <w:t xml:space="preserve">Участник электронного аукциона заполняет заявку в электронной форме в соответствии с порядком, определенном </w:t>
      </w:r>
      <w:r w:rsidR="00693BEA">
        <w:rPr>
          <w:color w:val="1F1F1F"/>
        </w:rPr>
        <w:t xml:space="preserve">и </w:t>
      </w:r>
      <w:r w:rsidRPr="00D97989">
        <w:rPr>
          <w:color w:val="1F1F1F"/>
        </w:rPr>
        <w:t xml:space="preserve">размещенной в разделе «Участникам» на сайте электронной </w:t>
      </w:r>
      <w:r w:rsidRPr="0003321F">
        <w:rPr>
          <w:color w:val="1F1F1F"/>
        </w:rPr>
        <w:t>площадки</w:t>
      </w:r>
      <w:r w:rsidR="0003321F" w:rsidRPr="0003321F">
        <w:rPr>
          <w:color w:val="1F1F1F"/>
        </w:rPr>
        <w:t>.</w:t>
      </w:r>
    </w:p>
    <w:p w14:paraId="313E77CE" w14:textId="6872D35C" w:rsidR="00924C22" w:rsidRPr="0003321F" w:rsidRDefault="00924C22" w:rsidP="0003321F">
      <w:pPr>
        <w:pStyle w:val="a6"/>
        <w:spacing w:after="0"/>
        <w:ind w:right="232" w:firstLine="567"/>
        <w:jc w:val="both"/>
        <w:rPr>
          <w:color w:val="1F1F1F"/>
        </w:rPr>
      </w:pPr>
      <w:r>
        <w:rPr>
          <w:b/>
          <w:bCs/>
          <w:color w:val="1F1F1F"/>
          <w:highlight w:val="yellow"/>
        </w:rPr>
        <w:t>Подавая заявку на участие в закупке, участник закупки согласен со всеми её условиями, установленными настоящей документацией, а также проектом договора и Техническим заданием, в том числе порядком и сроком оплаты за поставляемый товар (выполняемую работу, оказываемую услугу)</w:t>
      </w:r>
      <w:r>
        <w:rPr>
          <w:b/>
          <w:bCs/>
          <w:color w:val="1F1F1F"/>
        </w:rPr>
        <w:t>.</w:t>
      </w:r>
    </w:p>
    <w:p w14:paraId="5D7F07EF" w14:textId="77777777" w:rsidR="0003321F" w:rsidRPr="0003321F" w:rsidRDefault="0003321F" w:rsidP="0003321F">
      <w:pPr>
        <w:pStyle w:val="a6"/>
        <w:spacing w:after="0"/>
        <w:ind w:right="261" w:firstLine="567"/>
        <w:jc w:val="both"/>
        <w:rPr>
          <w:color w:val="1F1F1F"/>
        </w:rPr>
      </w:pPr>
      <w:r w:rsidRPr="0003321F">
        <w:rPr>
          <w:color w:val="1F1F1F"/>
        </w:rPr>
        <w:t>Требования к форме и оформлению заявки:</w:t>
      </w:r>
    </w:p>
    <w:p w14:paraId="6D604492" w14:textId="77777777" w:rsidR="0003321F" w:rsidRPr="0003321F" w:rsidRDefault="0003321F" w:rsidP="0003321F">
      <w:pPr>
        <w:pStyle w:val="afc"/>
        <w:widowControl w:val="0"/>
        <w:numPr>
          <w:ilvl w:val="4"/>
          <w:numId w:val="6"/>
        </w:numPr>
        <w:tabs>
          <w:tab w:val="clear" w:pos="5104"/>
          <w:tab w:val="left" w:pos="426"/>
        </w:tabs>
        <w:ind w:left="0" w:firstLine="0"/>
        <w:rPr>
          <w:sz w:val="24"/>
          <w:szCs w:val="24"/>
        </w:rPr>
      </w:pPr>
      <w:r w:rsidRPr="0003321F">
        <w:rPr>
          <w:sz w:val="24"/>
          <w:szCs w:val="24"/>
        </w:rPr>
        <w:t>Заявка должна быть подготовлена в форме электронного документа с использованием функционала ЭТП. Подробные правила оформления заявок через ЭТП определяются Регламентом ЭТП;</w:t>
      </w:r>
    </w:p>
    <w:p w14:paraId="213392B2" w14:textId="77777777" w:rsidR="0003321F" w:rsidRPr="0003321F" w:rsidRDefault="0003321F" w:rsidP="0003321F">
      <w:pPr>
        <w:pStyle w:val="afc"/>
        <w:widowControl w:val="0"/>
        <w:numPr>
          <w:ilvl w:val="4"/>
          <w:numId w:val="6"/>
        </w:numPr>
        <w:tabs>
          <w:tab w:val="clear" w:pos="5104"/>
          <w:tab w:val="left" w:pos="426"/>
        </w:tabs>
        <w:ind w:left="0" w:firstLine="0"/>
        <w:rPr>
          <w:sz w:val="24"/>
          <w:szCs w:val="24"/>
        </w:rPr>
      </w:pPr>
      <w:r w:rsidRPr="0003321F">
        <w:rPr>
          <w:sz w:val="24"/>
          <w:szCs w:val="24"/>
        </w:rPr>
        <w:t>Заявка должна быть подписана электронной подписью лица, которое является уполномоченным представителем Участника и полномочия которого подтверждены документами, входящими в состав заявки;</w:t>
      </w:r>
    </w:p>
    <w:p w14:paraId="528F81AB" w14:textId="77777777" w:rsidR="0003321F" w:rsidRPr="0003321F" w:rsidRDefault="0003321F" w:rsidP="0003321F">
      <w:pPr>
        <w:pStyle w:val="afc"/>
        <w:widowControl w:val="0"/>
        <w:numPr>
          <w:ilvl w:val="4"/>
          <w:numId w:val="6"/>
        </w:numPr>
        <w:tabs>
          <w:tab w:val="clear" w:pos="5104"/>
          <w:tab w:val="left" w:pos="426"/>
        </w:tabs>
        <w:ind w:left="0" w:firstLine="0"/>
        <w:rPr>
          <w:sz w:val="24"/>
          <w:szCs w:val="24"/>
        </w:rPr>
      </w:pPr>
      <w:bookmarkStart w:id="0" w:name="_Ref513472258"/>
      <w:r w:rsidRPr="0003321F">
        <w:rPr>
          <w:sz w:val="24"/>
          <w:szCs w:val="24"/>
        </w:rPr>
        <w:t>Файлы, входящие в состав электронной заявки, должны иметь один из общепринятых форматов документов: MicrosoftWordDocument (*.doc), MicrosoftExcelSheet (*.xls), PortableDocumentFormat (*.pdf);</w:t>
      </w:r>
      <w:bookmarkEnd w:id="0"/>
    </w:p>
    <w:p w14:paraId="666E5024" w14:textId="77777777" w:rsidR="0003321F" w:rsidRPr="0003321F" w:rsidRDefault="0003321F" w:rsidP="0003321F">
      <w:pPr>
        <w:pStyle w:val="afc"/>
        <w:widowControl w:val="0"/>
        <w:numPr>
          <w:ilvl w:val="4"/>
          <w:numId w:val="6"/>
        </w:numPr>
        <w:tabs>
          <w:tab w:val="clear" w:pos="5104"/>
          <w:tab w:val="left" w:pos="426"/>
        </w:tabs>
        <w:ind w:left="0" w:firstLine="0"/>
        <w:rPr>
          <w:sz w:val="24"/>
          <w:szCs w:val="24"/>
        </w:rPr>
      </w:pPr>
      <w:r w:rsidRPr="0003321F">
        <w:rPr>
          <w:sz w:val="24"/>
          <w:szCs w:val="24"/>
        </w:rPr>
        <w:t>Электронные копии документов, заверенные третьими лицами, должны включать в себя, в том числе, страницы с требуемой отметкой по форме заверения документа (электронная подпись / отметка ИФНС / отметка нотариуса и т.п.);</w:t>
      </w:r>
    </w:p>
    <w:p w14:paraId="310558CF" w14:textId="77777777" w:rsidR="0003321F" w:rsidRPr="0003321F" w:rsidRDefault="0003321F" w:rsidP="0003321F">
      <w:pPr>
        <w:pStyle w:val="afc"/>
        <w:widowControl w:val="0"/>
        <w:numPr>
          <w:ilvl w:val="4"/>
          <w:numId w:val="6"/>
        </w:numPr>
        <w:tabs>
          <w:tab w:val="clear" w:pos="5104"/>
          <w:tab w:val="left" w:pos="426"/>
        </w:tabs>
        <w:ind w:left="0" w:firstLine="0"/>
        <w:rPr>
          <w:sz w:val="24"/>
          <w:szCs w:val="24"/>
        </w:rPr>
      </w:pPr>
      <w:r w:rsidRPr="0003321F">
        <w:rPr>
          <w:sz w:val="24"/>
          <w:szCs w:val="24"/>
        </w:rPr>
        <w:t>Все файлы не должны иметь защиты от их открытия, изменения, копирования их содержимого или их печати;</w:t>
      </w:r>
    </w:p>
    <w:p w14:paraId="352CCDF9" w14:textId="77777777" w:rsidR="0003321F" w:rsidRPr="0003321F" w:rsidRDefault="0003321F" w:rsidP="0003321F">
      <w:pPr>
        <w:pStyle w:val="afc"/>
        <w:widowControl w:val="0"/>
        <w:numPr>
          <w:ilvl w:val="4"/>
          <w:numId w:val="6"/>
        </w:numPr>
        <w:tabs>
          <w:tab w:val="clear" w:pos="5104"/>
          <w:tab w:val="left" w:pos="426"/>
        </w:tabs>
        <w:ind w:left="0" w:firstLine="0"/>
        <w:rPr>
          <w:sz w:val="24"/>
          <w:szCs w:val="24"/>
        </w:rPr>
      </w:pPr>
      <w:bookmarkStart w:id="1" w:name="_Ref513472441"/>
      <w:r w:rsidRPr="0003321F">
        <w:rPr>
          <w:sz w:val="24"/>
          <w:szCs w:val="24"/>
        </w:rPr>
        <w:t>Все файлы электронной заявки должны иметь наименование либо комментарий, позволяющие идентифицировать содержание данного файла заявки, с указанием наименования документа, представленного данным файлом (каждый документ следует размещать в отдельном файле);</w:t>
      </w:r>
      <w:bookmarkEnd w:id="1"/>
    </w:p>
    <w:p w14:paraId="12E69BF5" w14:textId="77777777" w:rsidR="0003321F" w:rsidRPr="0003321F" w:rsidRDefault="0003321F" w:rsidP="0003321F">
      <w:pPr>
        <w:pStyle w:val="afc"/>
        <w:widowControl w:val="0"/>
        <w:numPr>
          <w:ilvl w:val="4"/>
          <w:numId w:val="6"/>
        </w:numPr>
        <w:tabs>
          <w:tab w:val="clear" w:pos="5104"/>
          <w:tab w:val="left" w:pos="426"/>
        </w:tabs>
        <w:ind w:left="0" w:firstLine="0"/>
        <w:rPr>
          <w:sz w:val="24"/>
          <w:szCs w:val="24"/>
        </w:rPr>
      </w:pPr>
      <w:r w:rsidRPr="0003321F">
        <w:rPr>
          <w:sz w:val="24"/>
          <w:szCs w:val="24"/>
        </w:rPr>
        <w:t>В случае если сканированная копия какого-либо документа представлена в нечитаемом виде, данный документ считается не представленным.</w:t>
      </w:r>
    </w:p>
    <w:p w14:paraId="2D623717" w14:textId="77777777" w:rsidR="0003321F" w:rsidRPr="0003321F" w:rsidRDefault="0003321F" w:rsidP="0003321F">
      <w:pPr>
        <w:pStyle w:val="a6"/>
        <w:spacing w:after="0"/>
        <w:ind w:left="1134" w:right="261"/>
        <w:jc w:val="both"/>
        <w:rPr>
          <w:color w:val="1F1F1F"/>
        </w:rPr>
      </w:pPr>
    </w:p>
    <w:p w14:paraId="4AF17D56" w14:textId="77777777" w:rsidR="0003321F" w:rsidRPr="0003321F" w:rsidRDefault="0003321F" w:rsidP="0003321F">
      <w:pPr>
        <w:pStyle w:val="a6"/>
        <w:tabs>
          <w:tab w:val="left" w:pos="1276"/>
        </w:tabs>
        <w:spacing w:after="0"/>
        <w:ind w:right="261" w:firstLine="567"/>
        <w:jc w:val="both"/>
      </w:pPr>
      <w:r w:rsidRPr="0003321F">
        <w:rPr>
          <w:color w:val="1F1F1F"/>
        </w:rPr>
        <w:t xml:space="preserve">Документы, входящие в состав заявки на участие в закупке, которые должны быть представлены по Формам, предусмотренным Разделом </w:t>
      </w:r>
      <w:r w:rsidRPr="0003321F">
        <w:rPr>
          <w:color w:val="1F1F1F"/>
          <w:lang w:val="en-US"/>
        </w:rPr>
        <w:t>VI</w:t>
      </w:r>
      <w:r w:rsidRPr="0003321F">
        <w:rPr>
          <w:color w:val="1F1F1F"/>
        </w:rPr>
        <w:t xml:space="preserve"> документации, должны быть предоставлены по соответствующим Формам.  </w:t>
      </w:r>
    </w:p>
    <w:p w14:paraId="63D7F3FD" w14:textId="4299B101" w:rsidR="00B81922" w:rsidRPr="0003321F" w:rsidRDefault="00B81922" w:rsidP="0003321F">
      <w:pPr>
        <w:pStyle w:val="a6"/>
        <w:tabs>
          <w:tab w:val="left" w:pos="1276"/>
        </w:tabs>
        <w:spacing w:after="0"/>
        <w:ind w:right="232" w:firstLine="567"/>
        <w:jc w:val="both"/>
      </w:pPr>
      <w:r w:rsidRPr="0003321F">
        <w:rPr>
          <w:color w:val="1F1F1F"/>
        </w:rPr>
        <w:t xml:space="preserve"> </w:t>
      </w:r>
    </w:p>
    <w:p w14:paraId="1AC19D73" w14:textId="77777777" w:rsidR="007B1257" w:rsidRDefault="007B1257" w:rsidP="0003321F">
      <w:pPr>
        <w:pStyle w:val="a6"/>
        <w:tabs>
          <w:tab w:val="left" w:pos="1276"/>
        </w:tabs>
        <w:spacing w:after="0"/>
        <w:ind w:firstLine="567"/>
        <w:rPr>
          <w:color w:val="1F1F1F"/>
        </w:rPr>
      </w:pPr>
    </w:p>
    <w:p w14:paraId="26AF0BD8" w14:textId="6E0DC4E6" w:rsidR="00B81922" w:rsidRPr="00B5077E" w:rsidRDefault="00B81922" w:rsidP="0003321F">
      <w:pPr>
        <w:pStyle w:val="a6"/>
        <w:tabs>
          <w:tab w:val="left" w:pos="1276"/>
        </w:tabs>
        <w:spacing w:after="0"/>
        <w:ind w:firstLine="567"/>
        <w:rPr>
          <w:b/>
          <w:bCs/>
          <w:color w:val="1F1F1F"/>
        </w:rPr>
      </w:pPr>
      <w:r w:rsidRPr="00B5077E">
        <w:rPr>
          <w:b/>
          <w:bCs/>
          <w:color w:val="1F1F1F"/>
        </w:rPr>
        <w:t xml:space="preserve">Заявка на участие в электронном аукционе </w:t>
      </w:r>
      <w:r w:rsidR="00B5077E" w:rsidRPr="00B5077E">
        <w:rPr>
          <w:b/>
          <w:bCs/>
          <w:color w:val="1F1F1F"/>
        </w:rPr>
        <w:t>должна содержать</w:t>
      </w:r>
      <w:r w:rsidR="00B5077E">
        <w:rPr>
          <w:b/>
          <w:bCs/>
          <w:color w:val="1F1F1F"/>
        </w:rPr>
        <w:t xml:space="preserve"> </w:t>
      </w:r>
      <w:r w:rsidR="00B5077E" w:rsidRPr="00B5077E">
        <w:rPr>
          <w:b/>
          <w:bCs/>
          <w:color w:val="1F1F1F"/>
        </w:rPr>
        <w:t>следующие документы и информацию:</w:t>
      </w:r>
    </w:p>
    <w:p w14:paraId="24662C38" w14:textId="77777777" w:rsidR="00B81922" w:rsidRDefault="00B81922" w:rsidP="00B81922">
      <w:pPr>
        <w:pStyle w:val="-3"/>
        <w:tabs>
          <w:tab w:val="clear" w:pos="2553"/>
          <w:tab w:val="left" w:pos="1418"/>
        </w:tabs>
        <w:ind w:left="0" w:firstLine="0"/>
        <w:rPr>
          <w:sz w:val="22"/>
          <w:szCs w:val="22"/>
        </w:rPr>
      </w:pPr>
    </w:p>
    <w:tbl>
      <w:tblPr>
        <w:tblStyle w:val="a5"/>
        <w:tblW w:w="10003" w:type="dxa"/>
        <w:tblInd w:w="57" w:type="dxa"/>
        <w:tblLook w:val="04A0" w:firstRow="1" w:lastRow="0" w:firstColumn="1" w:lastColumn="0" w:noHBand="0" w:noVBand="1"/>
      </w:tblPr>
      <w:tblGrid>
        <w:gridCol w:w="10003"/>
      </w:tblGrid>
      <w:tr w:rsidR="00B81922" w14:paraId="15C7754F" w14:textId="77777777" w:rsidTr="00556B25">
        <w:tc>
          <w:tcPr>
            <w:tcW w:w="10003" w:type="dxa"/>
          </w:tcPr>
          <w:p w14:paraId="5649AF86" w14:textId="7406342F" w:rsidR="00102AD3" w:rsidRPr="002A3A1B" w:rsidRDefault="0012330F" w:rsidP="002A3A1B">
            <w:pPr>
              <w:pStyle w:val="ConsPlusNormal"/>
              <w:tabs>
                <w:tab w:val="left" w:pos="709"/>
              </w:tabs>
              <w:contextualSpacing/>
              <w:jc w:val="both"/>
              <w:rPr>
                <w:sz w:val="22"/>
                <w:szCs w:val="22"/>
              </w:rPr>
            </w:pPr>
            <w:r>
              <w:rPr>
                <w:sz w:val="22"/>
                <w:szCs w:val="22"/>
              </w:rPr>
              <w:t xml:space="preserve">Заполненная форма </w:t>
            </w:r>
            <w:r w:rsidRPr="002A3A1B">
              <w:rPr>
                <w:sz w:val="22"/>
                <w:szCs w:val="22"/>
              </w:rPr>
              <w:t>заявки на участие в закупке, содержащая п</w:t>
            </w:r>
            <w:r w:rsidR="00102AD3" w:rsidRPr="002A3A1B">
              <w:rPr>
                <w:sz w:val="22"/>
                <w:szCs w:val="22"/>
              </w:rPr>
              <w:t>редложение участника закупки в отношении предмета такой закупки</w:t>
            </w:r>
            <w:r w:rsidR="008D1E59" w:rsidRPr="002A3A1B">
              <w:rPr>
                <w:sz w:val="22"/>
                <w:szCs w:val="22"/>
              </w:rPr>
              <w:t xml:space="preserve">, </w:t>
            </w:r>
            <w:r w:rsidRPr="002A3A1B">
              <w:rPr>
                <w:sz w:val="22"/>
                <w:szCs w:val="22"/>
              </w:rPr>
              <w:t>а также</w:t>
            </w:r>
            <w:r w:rsidR="008D1E59" w:rsidRPr="002A3A1B">
              <w:rPr>
                <w:sz w:val="22"/>
                <w:szCs w:val="22"/>
              </w:rPr>
              <w:t xml:space="preserve"> согласие участника закупки с условиями проекта договора</w:t>
            </w:r>
            <w:r w:rsidR="001C5288" w:rsidRPr="002A3A1B">
              <w:rPr>
                <w:sz w:val="22"/>
                <w:szCs w:val="22"/>
              </w:rPr>
              <w:t xml:space="preserve"> (форма № 1)</w:t>
            </w:r>
            <w:r w:rsidR="00102AD3" w:rsidRPr="002A3A1B">
              <w:rPr>
                <w:sz w:val="22"/>
                <w:szCs w:val="22"/>
              </w:rPr>
              <w:t>. Необходимо указывать</w:t>
            </w:r>
            <w:r w:rsidRPr="002A3A1B">
              <w:rPr>
                <w:sz w:val="22"/>
                <w:szCs w:val="22"/>
              </w:rPr>
              <w:t xml:space="preserve"> в</w:t>
            </w:r>
            <w:r w:rsidR="00102AD3" w:rsidRPr="002A3A1B">
              <w:rPr>
                <w:sz w:val="22"/>
                <w:szCs w:val="22"/>
              </w:rPr>
              <w:t xml:space="preserve"> заявк</w:t>
            </w:r>
            <w:r w:rsidRPr="002A3A1B">
              <w:rPr>
                <w:sz w:val="22"/>
                <w:szCs w:val="22"/>
              </w:rPr>
              <w:t>е</w:t>
            </w:r>
            <w:r w:rsidR="00102AD3" w:rsidRPr="002A3A1B">
              <w:rPr>
                <w:sz w:val="22"/>
                <w:szCs w:val="22"/>
              </w:rPr>
              <w:t xml:space="preserve"> на участие в закупке при осуществлении закупки товара, в том числе поставляемого заказчику при выполнении закупаемых работ, оказании закупаемых услуг:</w:t>
            </w:r>
          </w:p>
          <w:p w14:paraId="63DF9BE4" w14:textId="78C0B9F9" w:rsidR="00102AD3" w:rsidRPr="002A3A1B" w:rsidRDefault="00102AD3" w:rsidP="000E0F20">
            <w:pPr>
              <w:suppressAutoHyphens w:val="0"/>
              <w:autoSpaceDE w:val="0"/>
              <w:autoSpaceDN w:val="0"/>
              <w:adjustRightInd w:val="0"/>
              <w:contextualSpacing/>
              <w:jc w:val="both"/>
              <w:rPr>
                <w:sz w:val="22"/>
                <w:szCs w:val="22"/>
              </w:rPr>
            </w:pPr>
            <w:r w:rsidRPr="002A3A1B">
              <w:rPr>
                <w:sz w:val="22"/>
                <w:szCs w:val="22"/>
              </w:rPr>
              <w:t xml:space="preserve">а) </w:t>
            </w:r>
            <w:ins w:id="2" w:author="Ильина Ольга Валентиновна" w:date="2025-02-28T12:03:00Z">
              <w:r w:rsidR="00652D33" w:rsidRPr="000E0F20">
                <w:rPr>
                  <w:sz w:val="22"/>
                  <w:szCs w:val="22"/>
                </w:rPr>
                <w:t>документы, подтверждающие страну происхождения товара, предусмотренные нормативными правовыми актами, принятыми Правительством Российской Федерации согласно статьи 3.1-4 Федерального закона № 223-ФЗ</w:t>
              </w:r>
            </w:ins>
            <w:r w:rsidR="000E0F20">
              <w:rPr>
                <w:sz w:val="22"/>
                <w:szCs w:val="22"/>
              </w:rPr>
              <w:t xml:space="preserve"> </w:t>
            </w:r>
            <w:r w:rsidR="000E0F20" w:rsidRPr="000E0F20">
              <w:rPr>
                <w:i/>
                <w:iCs/>
                <w:sz w:val="22"/>
                <w:szCs w:val="22"/>
              </w:rPr>
              <w:t>(не применимо для данной закупки)</w:t>
            </w:r>
            <w:r w:rsidRPr="002A3A1B">
              <w:rPr>
                <w:sz w:val="22"/>
                <w:szCs w:val="22"/>
              </w:rPr>
              <w:t>;</w:t>
            </w:r>
          </w:p>
          <w:p w14:paraId="146C6F78" w14:textId="3F340C16" w:rsidR="00102AD3" w:rsidRPr="006B6EBD" w:rsidRDefault="00102AD3" w:rsidP="002A3A1B">
            <w:pPr>
              <w:pStyle w:val="ConsPlusNormal"/>
              <w:tabs>
                <w:tab w:val="left" w:pos="709"/>
              </w:tabs>
              <w:contextualSpacing/>
              <w:jc w:val="both"/>
              <w:rPr>
                <w:sz w:val="22"/>
                <w:szCs w:val="22"/>
              </w:rPr>
            </w:pPr>
            <w:r w:rsidRPr="002A3A1B">
              <w:rPr>
                <w:sz w:val="22"/>
                <w:szCs w:val="22"/>
              </w:rPr>
              <w:t xml:space="preserve">б) </w:t>
            </w:r>
            <w:r w:rsidR="00F15274" w:rsidRPr="002A3A1B">
              <w:rPr>
                <w:sz w:val="22"/>
                <w:szCs w:val="22"/>
              </w:rPr>
              <w:t>сведения о функциональных характеристиках (потребительских свойствах) и качественных характеристиках товара, работ, услуг и иные предложения об условиях исполнения договора</w:t>
            </w:r>
            <w:r w:rsidRPr="002A3A1B">
              <w:rPr>
                <w:sz w:val="22"/>
                <w:szCs w:val="22"/>
              </w:rPr>
              <w:t>, соответствующие значениям, установленным документацией о закупке</w:t>
            </w:r>
            <w:r w:rsidR="00BD414B" w:rsidRPr="002A3A1B">
              <w:rPr>
                <w:sz w:val="22"/>
                <w:szCs w:val="22"/>
              </w:rPr>
              <w:t xml:space="preserve"> (</w:t>
            </w:r>
            <w:r w:rsidR="00BD414B" w:rsidRPr="002A3A1B">
              <w:rPr>
                <w:b/>
                <w:sz w:val="22"/>
                <w:szCs w:val="22"/>
                <w:highlight w:val="green"/>
              </w:rPr>
              <w:t>в том числе информация о соответствии поставляемого товара установленным требованиям и указании документов, передаваемых вместе с товаром</w:t>
            </w:r>
            <w:r w:rsidR="00105BF8" w:rsidRPr="002A3A1B">
              <w:rPr>
                <w:b/>
                <w:sz w:val="22"/>
                <w:szCs w:val="22"/>
                <w:highlight w:val="green"/>
              </w:rPr>
              <w:t>, если предоставление документов предусмотрено Техническим заданием и/или проектом договора</w:t>
            </w:r>
            <w:r w:rsidR="00BD414B" w:rsidRPr="002A3A1B">
              <w:rPr>
                <w:sz w:val="22"/>
                <w:szCs w:val="22"/>
              </w:rPr>
              <w:t>)</w:t>
            </w:r>
            <w:r w:rsidRPr="002A3A1B">
              <w:rPr>
                <w:sz w:val="22"/>
                <w:szCs w:val="22"/>
              </w:rPr>
              <w:t>, и указание на товарный знак (при наличии). Информация, предусмотренная настоящим пунктом, включается в заявку на участие электронном аукционе в случае отсутствия в документации об электронном аукционе указания на товарный знак или в случае, если участник закупки предлагает товар, который обозначен</w:t>
            </w:r>
            <w:r w:rsidRPr="006B6EBD">
              <w:rPr>
                <w:sz w:val="22"/>
                <w:szCs w:val="22"/>
              </w:rPr>
              <w:t xml:space="preserve"> товарным знаком, отличным от товарного знака, указанного в документации об электронном аукционе</w:t>
            </w:r>
            <w:r w:rsidR="00EE11EF">
              <w:rPr>
                <w:sz w:val="22"/>
                <w:szCs w:val="22"/>
              </w:rPr>
              <w:t xml:space="preserve"> </w:t>
            </w:r>
            <w:r w:rsidR="00EE11EF" w:rsidRPr="00BE5EEC">
              <w:rPr>
                <w:i/>
                <w:sz w:val="22"/>
                <w:szCs w:val="22"/>
              </w:rPr>
              <w:t xml:space="preserve">(при указании в </w:t>
            </w:r>
            <w:r w:rsidR="00BE5EEC">
              <w:rPr>
                <w:i/>
                <w:sz w:val="22"/>
                <w:szCs w:val="22"/>
              </w:rPr>
              <w:t>Техническом задании</w:t>
            </w:r>
            <w:r w:rsidR="00EE11EF" w:rsidRPr="00BE5EEC">
              <w:rPr>
                <w:i/>
                <w:sz w:val="22"/>
                <w:szCs w:val="22"/>
              </w:rPr>
              <w:t xml:space="preserve"> возможности поставки эквивалентного товара (аналога)</w:t>
            </w:r>
            <w:r w:rsidR="00BE5EEC" w:rsidRPr="00BE5EEC">
              <w:rPr>
                <w:i/>
                <w:sz w:val="22"/>
                <w:szCs w:val="22"/>
              </w:rPr>
              <w:t>)</w:t>
            </w:r>
            <w:r w:rsidRPr="006B6EBD">
              <w:rPr>
                <w:sz w:val="22"/>
                <w:szCs w:val="22"/>
              </w:rPr>
              <w:t>.</w:t>
            </w:r>
          </w:p>
          <w:p w14:paraId="1EFD08D1" w14:textId="77777777" w:rsidR="00102AD3" w:rsidRPr="006B6EBD" w:rsidRDefault="00102AD3" w:rsidP="00102AD3">
            <w:pPr>
              <w:widowControl w:val="0"/>
              <w:shd w:val="clear" w:color="auto" w:fill="FFFFFF"/>
              <w:autoSpaceDE w:val="0"/>
              <w:autoSpaceDN w:val="0"/>
              <w:adjustRightInd w:val="0"/>
              <w:contextualSpacing/>
              <w:jc w:val="both"/>
              <w:rPr>
                <w:b/>
                <w:sz w:val="22"/>
                <w:szCs w:val="22"/>
                <w:highlight w:val="lightGray"/>
              </w:rPr>
            </w:pPr>
            <w:r w:rsidRPr="006B6EBD">
              <w:rPr>
                <w:b/>
                <w:sz w:val="22"/>
                <w:szCs w:val="22"/>
                <w:highlight w:val="lightGray"/>
              </w:rPr>
              <w:t xml:space="preserve">При указании конкретных показателей предполагаемого к поставке товара, Участнику размещения заказа </w:t>
            </w:r>
            <w:r>
              <w:rPr>
                <w:b/>
                <w:sz w:val="22"/>
                <w:szCs w:val="22"/>
                <w:highlight w:val="lightGray"/>
              </w:rPr>
              <w:t xml:space="preserve">рекомендуется </w:t>
            </w:r>
            <w:r w:rsidRPr="006B6EBD">
              <w:rPr>
                <w:b/>
                <w:sz w:val="22"/>
                <w:szCs w:val="22"/>
                <w:highlight w:val="lightGray"/>
              </w:rPr>
              <w:t>руководствоваться следующим:</w:t>
            </w:r>
          </w:p>
          <w:p w14:paraId="6C47F292" w14:textId="77777777" w:rsidR="00102AD3" w:rsidRPr="006B6EBD" w:rsidRDefault="00102AD3" w:rsidP="00102AD3">
            <w:pPr>
              <w:pStyle w:val="ad"/>
              <w:shd w:val="clear" w:color="auto" w:fill="FFFFFF"/>
              <w:contextualSpacing/>
              <w:rPr>
                <w:sz w:val="22"/>
                <w:szCs w:val="22"/>
                <w:highlight w:val="lightGray"/>
              </w:rPr>
            </w:pPr>
            <w:r w:rsidRPr="006B6EBD">
              <w:rPr>
                <w:rStyle w:val="afa"/>
                <w:sz w:val="22"/>
                <w:szCs w:val="22"/>
                <w:highlight w:val="lightGray"/>
              </w:rPr>
              <w:t>Сведения, содержащиеся в заявке на участие в электронном аукционе, не должны допускать двусмысленных толкований. Участнику закупки в первой части своей заявки на участие в электронном аукционе на каждую единицу товара, для которых установлены заказчиком требования к их характеристикам необходимо предоставить конкретное предложение (т.е. не допускающее двусмысленного толкования и сослагательного наклонения, в отсутствии слов «должен», «типа», «эквивалент», «аналог», «превышать», «как минимум»).</w:t>
            </w:r>
          </w:p>
          <w:p w14:paraId="1F31B12B" w14:textId="77777777" w:rsidR="00102AD3" w:rsidRPr="006B6EBD" w:rsidRDefault="00102AD3" w:rsidP="00102AD3">
            <w:pPr>
              <w:pStyle w:val="a9"/>
              <w:shd w:val="clear" w:color="auto" w:fill="FFFFFF"/>
              <w:tabs>
                <w:tab w:val="left" w:pos="0"/>
              </w:tabs>
              <w:autoSpaceDE w:val="0"/>
              <w:autoSpaceDN w:val="0"/>
              <w:adjustRightInd w:val="0"/>
              <w:spacing w:line="240" w:lineRule="auto"/>
              <w:ind w:left="0"/>
              <w:jc w:val="both"/>
              <w:rPr>
                <w:rFonts w:ascii="Times New Roman" w:hAnsi="Times New Roman"/>
                <w:sz w:val="22"/>
                <w:szCs w:val="22"/>
                <w:highlight w:val="lightGray"/>
              </w:rPr>
            </w:pPr>
            <w:r w:rsidRPr="006B6EBD">
              <w:rPr>
                <w:rFonts w:ascii="Times New Roman" w:hAnsi="Times New Roman"/>
                <w:sz w:val="22"/>
                <w:szCs w:val="22"/>
                <w:highlight w:val="lightGray"/>
              </w:rPr>
              <w:t>При подаче сведений участниками закупки должны применяться обозначения (единицы измерения, наименования показателей, технических, функциональных параметров) в соответствии с обозначениями, установленными в Техническом задании.</w:t>
            </w:r>
          </w:p>
          <w:p w14:paraId="50668846" w14:textId="77777777" w:rsidR="00102AD3" w:rsidRPr="006B6EBD" w:rsidRDefault="00102AD3" w:rsidP="00102AD3">
            <w:pPr>
              <w:pStyle w:val="a9"/>
              <w:shd w:val="clear" w:color="auto" w:fill="FFFFFF"/>
              <w:tabs>
                <w:tab w:val="left" w:pos="0"/>
              </w:tabs>
              <w:autoSpaceDE w:val="0"/>
              <w:autoSpaceDN w:val="0"/>
              <w:adjustRightInd w:val="0"/>
              <w:spacing w:line="240" w:lineRule="auto"/>
              <w:ind w:left="0"/>
              <w:jc w:val="both"/>
              <w:rPr>
                <w:rFonts w:ascii="Times New Roman" w:hAnsi="Times New Roman"/>
                <w:sz w:val="22"/>
                <w:szCs w:val="22"/>
                <w:highlight w:val="lightGray"/>
              </w:rPr>
            </w:pPr>
            <w:r w:rsidRPr="006B6EBD">
              <w:rPr>
                <w:rFonts w:ascii="Times New Roman" w:hAnsi="Times New Roman"/>
                <w:sz w:val="22"/>
                <w:szCs w:val="22"/>
                <w:highlight w:val="lightGray"/>
              </w:rPr>
              <w:t>В случае применения Заказчиком в Техническом задании для указания параметров предмета закупки слов:</w:t>
            </w:r>
          </w:p>
          <w:p w14:paraId="0886D47A" w14:textId="77777777" w:rsidR="00102AD3" w:rsidRPr="006B6EBD" w:rsidRDefault="00102AD3" w:rsidP="00102AD3">
            <w:pPr>
              <w:pStyle w:val="a9"/>
              <w:shd w:val="clear" w:color="auto" w:fill="FFFFFF"/>
              <w:tabs>
                <w:tab w:val="left" w:pos="0"/>
              </w:tabs>
              <w:autoSpaceDE w:val="0"/>
              <w:autoSpaceDN w:val="0"/>
              <w:adjustRightInd w:val="0"/>
              <w:spacing w:line="240" w:lineRule="auto"/>
              <w:ind w:left="0"/>
              <w:jc w:val="both"/>
              <w:rPr>
                <w:rFonts w:ascii="Times New Roman" w:hAnsi="Times New Roman"/>
                <w:sz w:val="22"/>
                <w:szCs w:val="22"/>
                <w:highlight w:val="lightGray"/>
              </w:rPr>
            </w:pPr>
            <w:r w:rsidRPr="006B6EBD">
              <w:rPr>
                <w:rFonts w:ascii="Times New Roman" w:hAnsi="Times New Roman"/>
                <w:b/>
                <w:sz w:val="22"/>
                <w:szCs w:val="22"/>
                <w:highlight w:val="lightGray"/>
              </w:rPr>
              <w:t>«не менее», «не ниже»</w:t>
            </w:r>
            <w:r w:rsidRPr="006B6EBD">
              <w:rPr>
                <w:rFonts w:ascii="Times New Roman" w:hAnsi="Times New Roman"/>
                <w:sz w:val="22"/>
                <w:szCs w:val="22"/>
                <w:highlight w:val="lightGray"/>
              </w:rPr>
              <w:t xml:space="preserve">, </w:t>
            </w:r>
            <w:r w:rsidRPr="006B6EBD">
              <w:rPr>
                <w:rFonts w:ascii="Times New Roman" w:hAnsi="Times New Roman"/>
                <w:b/>
                <w:sz w:val="22"/>
                <w:szCs w:val="22"/>
                <w:highlight w:val="lightGray"/>
              </w:rPr>
              <w:t>«не ранее»</w:t>
            </w:r>
            <w:r w:rsidRPr="006B6EBD">
              <w:rPr>
                <w:rFonts w:ascii="Times New Roman" w:hAnsi="Times New Roman"/>
                <w:sz w:val="22"/>
                <w:szCs w:val="22"/>
                <w:highlight w:val="lightGray"/>
              </w:rPr>
              <w:t xml:space="preserve"> - участником предоставляется одно значение равное или превышающее указанное</w:t>
            </w:r>
            <w:r>
              <w:rPr>
                <w:rFonts w:ascii="Times New Roman" w:hAnsi="Times New Roman"/>
                <w:sz w:val="22"/>
                <w:szCs w:val="22"/>
                <w:highlight w:val="lightGray"/>
                <w:lang w:val="ru-RU"/>
              </w:rPr>
              <w:t xml:space="preserve"> </w:t>
            </w:r>
            <w:r w:rsidRPr="006B6EBD">
              <w:rPr>
                <w:rFonts w:ascii="Times New Roman" w:hAnsi="Times New Roman"/>
                <w:i/>
                <w:sz w:val="22"/>
                <w:szCs w:val="22"/>
                <w:highlight w:val="lightGray"/>
                <w:lang w:val="ru-RU"/>
              </w:rPr>
              <w:t>(за исключением случаев когда невозможно определить конкретное значение)</w:t>
            </w:r>
            <w:r w:rsidRPr="006B6EBD">
              <w:rPr>
                <w:rFonts w:ascii="Times New Roman" w:hAnsi="Times New Roman"/>
                <w:sz w:val="22"/>
                <w:szCs w:val="22"/>
                <w:highlight w:val="lightGray"/>
              </w:rPr>
              <w:t>;</w:t>
            </w:r>
          </w:p>
          <w:p w14:paraId="37920724" w14:textId="77777777" w:rsidR="00102AD3" w:rsidRPr="006B6EBD" w:rsidRDefault="00102AD3" w:rsidP="00102AD3">
            <w:pPr>
              <w:pStyle w:val="a9"/>
              <w:shd w:val="clear" w:color="auto" w:fill="FFFFFF"/>
              <w:tabs>
                <w:tab w:val="left" w:pos="0"/>
              </w:tabs>
              <w:autoSpaceDE w:val="0"/>
              <w:autoSpaceDN w:val="0"/>
              <w:adjustRightInd w:val="0"/>
              <w:spacing w:line="240" w:lineRule="auto"/>
              <w:ind w:left="0"/>
              <w:jc w:val="both"/>
              <w:rPr>
                <w:rFonts w:ascii="Times New Roman" w:hAnsi="Times New Roman"/>
                <w:sz w:val="22"/>
                <w:szCs w:val="22"/>
                <w:highlight w:val="lightGray"/>
              </w:rPr>
            </w:pPr>
            <w:r w:rsidRPr="006B6EBD">
              <w:rPr>
                <w:rFonts w:ascii="Times New Roman" w:hAnsi="Times New Roman"/>
                <w:b/>
                <w:sz w:val="22"/>
                <w:szCs w:val="22"/>
                <w:highlight w:val="lightGray"/>
              </w:rPr>
              <w:t>«не более», «не выше»</w:t>
            </w:r>
            <w:r w:rsidRPr="006B6EBD">
              <w:rPr>
                <w:rFonts w:ascii="Times New Roman" w:hAnsi="Times New Roman"/>
                <w:sz w:val="22"/>
                <w:szCs w:val="22"/>
                <w:highlight w:val="lightGray"/>
              </w:rPr>
              <w:t xml:space="preserve"> - участником предоставляется одно значение равное или менее указанного</w:t>
            </w:r>
            <w:r>
              <w:rPr>
                <w:rFonts w:ascii="Times New Roman" w:hAnsi="Times New Roman"/>
                <w:sz w:val="22"/>
                <w:szCs w:val="22"/>
                <w:highlight w:val="lightGray"/>
                <w:lang w:val="ru-RU"/>
              </w:rPr>
              <w:t xml:space="preserve"> </w:t>
            </w:r>
            <w:r w:rsidRPr="006B6EBD">
              <w:rPr>
                <w:rFonts w:ascii="Times New Roman" w:hAnsi="Times New Roman"/>
                <w:i/>
                <w:sz w:val="22"/>
                <w:szCs w:val="22"/>
                <w:highlight w:val="lightGray"/>
                <w:lang w:val="ru-RU"/>
              </w:rPr>
              <w:t>(за исключением случаев когда невозможно определить конкретное значение)</w:t>
            </w:r>
            <w:r w:rsidRPr="006B6EBD">
              <w:rPr>
                <w:rFonts w:ascii="Times New Roman" w:hAnsi="Times New Roman"/>
                <w:sz w:val="22"/>
                <w:szCs w:val="22"/>
                <w:highlight w:val="lightGray"/>
              </w:rPr>
              <w:t>.</w:t>
            </w:r>
          </w:p>
          <w:p w14:paraId="7828BA1B" w14:textId="77777777" w:rsidR="00102AD3" w:rsidRPr="006B6EBD" w:rsidRDefault="00102AD3" w:rsidP="00102AD3">
            <w:pPr>
              <w:pStyle w:val="a9"/>
              <w:shd w:val="clear" w:color="auto" w:fill="FFFFFF"/>
              <w:tabs>
                <w:tab w:val="left" w:pos="0"/>
              </w:tabs>
              <w:autoSpaceDE w:val="0"/>
              <w:autoSpaceDN w:val="0"/>
              <w:adjustRightInd w:val="0"/>
              <w:spacing w:line="240" w:lineRule="auto"/>
              <w:ind w:left="0"/>
              <w:jc w:val="both"/>
              <w:rPr>
                <w:rFonts w:ascii="Times New Roman" w:hAnsi="Times New Roman"/>
                <w:sz w:val="22"/>
                <w:szCs w:val="22"/>
                <w:highlight w:val="lightGray"/>
              </w:rPr>
            </w:pPr>
            <w:r w:rsidRPr="006B6EBD">
              <w:rPr>
                <w:rFonts w:ascii="Times New Roman" w:hAnsi="Times New Roman"/>
                <w:sz w:val="22"/>
                <w:szCs w:val="22"/>
                <w:highlight w:val="lightGray"/>
              </w:rPr>
              <w:t>В случае применения Заказчиком в Техническом задании для указания параметров предмета закупки значений:</w:t>
            </w:r>
          </w:p>
          <w:p w14:paraId="4D788955" w14:textId="77777777" w:rsidR="00102AD3" w:rsidRPr="006B6EBD" w:rsidRDefault="00102AD3" w:rsidP="00102AD3">
            <w:pPr>
              <w:pStyle w:val="a9"/>
              <w:shd w:val="clear" w:color="auto" w:fill="FFFFFF"/>
              <w:tabs>
                <w:tab w:val="left" w:pos="0"/>
              </w:tabs>
              <w:autoSpaceDE w:val="0"/>
              <w:autoSpaceDN w:val="0"/>
              <w:adjustRightInd w:val="0"/>
              <w:spacing w:line="240" w:lineRule="auto"/>
              <w:ind w:left="0"/>
              <w:jc w:val="both"/>
              <w:rPr>
                <w:rFonts w:ascii="Times New Roman" w:hAnsi="Times New Roman"/>
                <w:sz w:val="22"/>
                <w:szCs w:val="22"/>
                <w:highlight w:val="lightGray"/>
              </w:rPr>
            </w:pPr>
            <w:r w:rsidRPr="006B6EBD">
              <w:rPr>
                <w:rFonts w:ascii="Times New Roman" w:hAnsi="Times New Roman"/>
                <w:sz w:val="22"/>
                <w:szCs w:val="22"/>
                <w:highlight w:val="lightGray"/>
              </w:rPr>
              <w:t xml:space="preserve">- со знаком </w:t>
            </w:r>
            <w:r w:rsidRPr="006B6EBD">
              <w:rPr>
                <w:rFonts w:ascii="Times New Roman" w:hAnsi="Times New Roman"/>
                <w:b/>
                <w:sz w:val="22"/>
                <w:szCs w:val="22"/>
                <w:highlight w:val="lightGray"/>
              </w:rPr>
              <w:t>«…»</w:t>
            </w:r>
            <w:r w:rsidRPr="006B6EBD">
              <w:rPr>
                <w:rFonts w:ascii="Times New Roman" w:hAnsi="Times New Roman"/>
                <w:sz w:val="22"/>
                <w:szCs w:val="22"/>
                <w:highlight w:val="lightGray"/>
              </w:rPr>
              <w:t xml:space="preserve"> - участником представляется диапазон не менее указанных значений, равных показателям верхней и нижней границы диапазона, либо значения расширяющие границы диапазона (но с обязательным включением в него верхних и нижних границ указанного Заказчиком диапазона).</w:t>
            </w:r>
          </w:p>
          <w:p w14:paraId="24394E88" w14:textId="77777777" w:rsidR="00102AD3" w:rsidRPr="006B6EBD" w:rsidRDefault="00102AD3" w:rsidP="00102AD3">
            <w:pPr>
              <w:pStyle w:val="a9"/>
              <w:shd w:val="clear" w:color="auto" w:fill="FFFFFF"/>
              <w:tabs>
                <w:tab w:val="left" w:pos="0"/>
              </w:tabs>
              <w:autoSpaceDE w:val="0"/>
              <w:autoSpaceDN w:val="0"/>
              <w:adjustRightInd w:val="0"/>
              <w:spacing w:line="240" w:lineRule="auto"/>
              <w:ind w:left="0"/>
              <w:jc w:val="both"/>
              <w:rPr>
                <w:rFonts w:ascii="Times New Roman" w:hAnsi="Times New Roman"/>
                <w:sz w:val="22"/>
                <w:szCs w:val="22"/>
                <w:highlight w:val="lightGray"/>
              </w:rPr>
            </w:pPr>
            <w:r w:rsidRPr="006B6EBD">
              <w:rPr>
                <w:rFonts w:ascii="Times New Roman" w:hAnsi="Times New Roman"/>
                <w:sz w:val="22"/>
                <w:szCs w:val="22"/>
                <w:highlight w:val="lightGray"/>
              </w:rPr>
              <w:t>В случае применения Заказчиком в Техническом задании для указания параметров предмета закупки слов:</w:t>
            </w:r>
          </w:p>
          <w:p w14:paraId="45868A47" w14:textId="77777777" w:rsidR="00102AD3" w:rsidRPr="006B6EBD" w:rsidRDefault="00102AD3" w:rsidP="00102AD3">
            <w:pPr>
              <w:pStyle w:val="a9"/>
              <w:shd w:val="clear" w:color="auto" w:fill="FFFFFF"/>
              <w:tabs>
                <w:tab w:val="left" w:pos="0"/>
              </w:tabs>
              <w:autoSpaceDE w:val="0"/>
              <w:autoSpaceDN w:val="0"/>
              <w:adjustRightInd w:val="0"/>
              <w:spacing w:line="240" w:lineRule="auto"/>
              <w:ind w:left="0"/>
              <w:jc w:val="both"/>
              <w:rPr>
                <w:rFonts w:ascii="Times New Roman" w:hAnsi="Times New Roman"/>
                <w:b/>
                <w:sz w:val="22"/>
                <w:szCs w:val="22"/>
                <w:highlight w:val="lightGray"/>
              </w:rPr>
            </w:pPr>
            <w:r w:rsidRPr="006B6EBD">
              <w:rPr>
                <w:rFonts w:ascii="Times New Roman" w:hAnsi="Times New Roman"/>
                <w:b/>
                <w:sz w:val="22"/>
                <w:szCs w:val="22"/>
                <w:highlight w:val="lightGray"/>
              </w:rPr>
              <w:t>«или»</w:t>
            </w:r>
            <w:r w:rsidRPr="006B6EBD">
              <w:rPr>
                <w:rFonts w:ascii="Times New Roman" w:hAnsi="Times New Roman"/>
                <w:sz w:val="22"/>
                <w:szCs w:val="22"/>
                <w:highlight w:val="lightGray"/>
              </w:rPr>
              <w:t xml:space="preserve"> - участником предоставляется одно из указанных значений.</w:t>
            </w:r>
          </w:p>
          <w:p w14:paraId="55739B96" w14:textId="77777777" w:rsidR="00102AD3" w:rsidRPr="006B6EBD" w:rsidRDefault="00102AD3" w:rsidP="00102AD3">
            <w:pPr>
              <w:pStyle w:val="a9"/>
              <w:shd w:val="clear" w:color="auto" w:fill="FFFFFF"/>
              <w:tabs>
                <w:tab w:val="left" w:pos="0"/>
              </w:tabs>
              <w:autoSpaceDE w:val="0"/>
              <w:autoSpaceDN w:val="0"/>
              <w:adjustRightInd w:val="0"/>
              <w:spacing w:line="240" w:lineRule="auto"/>
              <w:ind w:left="0"/>
              <w:jc w:val="both"/>
              <w:rPr>
                <w:rFonts w:ascii="Times New Roman" w:hAnsi="Times New Roman"/>
                <w:sz w:val="22"/>
                <w:szCs w:val="22"/>
                <w:highlight w:val="lightGray"/>
              </w:rPr>
            </w:pPr>
            <w:r w:rsidRPr="006B6EBD">
              <w:rPr>
                <w:rFonts w:ascii="Times New Roman" w:hAnsi="Times New Roman"/>
                <w:sz w:val="22"/>
                <w:szCs w:val="22"/>
                <w:highlight w:val="lightGray"/>
              </w:rPr>
              <w:t xml:space="preserve">В случаях применения Заказчиком в Техническом задании для указания параметров предмета закупки иных слов (например – «до», «при») или без указания дополнительных знаков – участник не вправе изменять указанные характеристики (участник должен воспроизвести установленные в Техническом задании значения).  </w:t>
            </w:r>
          </w:p>
          <w:p w14:paraId="4F24A282" w14:textId="77777777" w:rsidR="00102AD3" w:rsidRPr="006B6EBD" w:rsidRDefault="00102AD3" w:rsidP="00102AD3">
            <w:pPr>
              <w:pStyle w:val="a9"/>
              <w:shd w:val="clear" w:color="auto" w:fill="FFFFFF"/>
              <w:tabs>
                <w:tab w:val="left" w:pos="0"/>
              </w:tabs>
              <w:autoSpaceDE w:val="0"/>
              <w:autoSpaceDN w:val="0"/>
              <w:adjustRightInd w:val="0"/>
              <w:spacing w:line="240" w:lineRule="auto"/>
              <w:ind w:left="0"/>
              <w:jc w:val="both"/>
              <w:rPr>
                <w:rFonts w:ascii="Times New Roman" w:hAnsi="Times New Roman"/>
                <w:sz w:val="22"/>
                <w:szCs w:val="22"/>
                <w:highlight w:val="lightGray"/>
              </w:rPr>
            </w:pPr>
            <w:r w:rsidRPr="006B6EBD">
              <w:rPr>
                <w:rFonts w:ascii="Times New Roman" w:hAnsi="Times New Roman"/>
                <w:sz w:val="22"/>
                <w:szCs w:val="22"/>
                <w:highlight w:val="lightGray"/>
              </w:rPr>
              <w:t>При предоставлении участниками конкретных значений показателей необходимо исключить употребление слов и словосочетаний: «или», «либо», «и (или)», «должен быть/иметь», «должна быть/иметь», «должны быть/иметь», «должно быть/иметь», «может», «в основном», «и другое», «в пределах», «ориентировочно», «не более», «не менее», «не ранее», «не хуже», «не выше», «не ниже», «до», «от», «более», «менее», «выше», «ниже», «возможность», «должно», «должен», «</w:t>
            </w:r>
            <w:r w:rsidRPr="006B6EBD">
              <w:rPr>
                <w:rFonts w:ascii="Times New Roman" w:hAnsi="Times New Roman"/>
                <w:bCs/>
                <w:sz w:val="22"/>
                <w:szCs w:val="22"/>
                <w:highlight w:val="lightGray"/>
              </w:rPr>
              <w:t>не должно», «</w:t>
            </w:r>
            <w:r w:rsidRPr="006B6EBD">
              <w:rPr>
                <w:rFonts w:ascii="Times New Roman" w:hAnsi="Times New Roman"/>
                <w:sz w:val="22"/>
                <w:szCs w:val="22"/>
                <w:highlight w:val="lightGray"/>
              </w:rPr>
              <w:t>должны», «не должен», «не менее чем», «должна».</w:t>
            </w:r>
          </w:p>
          <w:p w14:paraId="4B7B26F9" w14:textId="29B7F474" w:rsidR="00102AD3" w:rsidRDefault="00102AD3" w:rsidP="00102AD3">
            <w:pPr>
              <w:pStyle w:val="ConsPlusNormal"/>
              <w:tabs>
                <w:tab w:val="left" w:pos="709"/>
              </w:tabs>
              <w:jc w:val="both"/>
              <w:rPr>
                <w:sz w:val="22"/>
                <w:szCs w:val="22"/>
              </w:rPr>
            </w:pPr>
            <w:r w:rsidRPr="006B6EBD">
              <w:rPr>
                <w:sz w:val="22"/>
                <w:szCs w:val="22"/>
                <w:highlight w:val="lightGray"/>
              </w:rPr>
              <w:t>При использовании З</w:t>
            </w:r>
            <w:r>
              <w:rPr>
                <w:sz w:val="22"/>
                <w:szCs w:val="22"/>
                <w:highlight w:val="lightGray"/>
              </w:rPr>
              <w:t>аказчиком в Техническом задании</w:t>
            </w:r>
            <w:r w:rsidRPr="006B6EBD">
              <w:rPr>
                <w:sz w:val="22"/>
                <w:szCs w:val="22"/>
                <w:highlight w:val="lightGray"/>
              </w:rPr>
              <w:t xml:space="preserve"> вышеуказанных терминов участник предлагает цифровое значение.</w:t>
            </w:r>
          </w:p>
          <w:p w14:paraId="1129D4E5" w14:textId="0CD90500" w:rsidR="00B92F52" w:rsidRDefault="00B92F52" w:rsidP="00102AD3">
            <w:pPr>
              <w:pStyle w:val="ConsPlusNormal"/>
              <w:tabs>
                <w:tab w:val="left" w:pos="709"/>
              </w:tabs>
              <w:jc w:val="both"/>
              <w:rPr>
                <w:sz w:val="22"/>
                <w:szCs w:val="22"/>
              </w:rPr>
            </w:pPr>
          </w:p>
          <w:p w14:paraId="66C6D4BF" w14:textId="134A9C72" w:rsidR="00B92F52" w:rsidRDefault="00924C22" w:rsidP="00B92F52">
            <w:pPr>
              <w:pStyle w:val="ConsPlusNormal"/>
              <w:tabs>
                <w:tab w:val="left" w:pos="709"/>
              </w:tabs>
              <w:jc w:val="both"/>
              <w:rPr>
                <w:sz w:val="22"/>
                <w:szCs w:val="22"/>
              </w:rPr>
            </w:pPr>
            <w:r w:rsidRPr="00E35083">
              <w:rPr>
                <w:sz w:val="22"/>
                <w:szCs w:val="22"/>
                <w:highlight w:val="green"/>
              </w:rPr>
              <w:t>В случае привлечения к исполнению договора субподрядной организации, участник закупки в составе</w:t>
            </w:r>
            <w:r>
              <w:rPr>
                <w:sz w:val="22"/>
                <w:szCs w:val="22"/>
                <w:highlight w:val="green"/>
              </w:rPr>
              <w:t xml:space="preserve"> </w:t>
            </w:r>
            <w:r w:rsidRPr="00E35083">
              <w:rPr>
                <w:sz w:val="22"/>
                <w:szCs w:val="22"/>
                <w:highlight w:val="green"/>
              </w:rPr>
              <w:t xml:space="preserve">заявки на участие в закупке </w:t>
            </w:r>
            <w:r>
              <w:rPr>
                <w:sz w:val="22"/>
                <w:szCs w:val="22"/>
                <w:highlight w:val="green"/>
              </w:rPr>
              <w:t>указывает</w:t>
            </w:r>
            <w:r w:rsidRPr="00E35083">
              <w:rPr>
                <w:sz w:val="22"/>
                <w:szCs w:val="22"/>
                <w:highlight w:val="green"/>
              </w:rPr>
              <w:t xml:space="preserve"> </w:t>
            </w:r>
            <w:r w:rsidRPr="007625E0">
              <w:rPr>
                <w:sz w:val="22"/>
                <w:szCs w:val="22"/>
                <w:highlight w:val="green"/>
              </w:rPr>
              <w:t>информацию о таком привлечении.</w:t>
            </w:r>
            <w:r>
              <w:rPr>
                <w:sz w:val="22"/>
                <w:szCs w:val="22"/>
                <w:highlight w:val="green"/>
              </w:rPr>
              <w:t xml:space="preserve"> </w:t>
            </w:r>
            <w:r w:rsidRPr="00B72CDA">
              <w:rPr>
                <w:sz w:val="22"/>
                <w:szCs w:val="22"/>
                <w:highlight w:val="green"/>
              </w:rPr>
              <w:t>Субподрядная организация должна соответствовать требованиям, установленным</w:t>
            </w:r>
            <w:r>
              <w:rPr>
                <w:sz w:val="22"/>
                <w:szCs w:val="22"/>
                <w:highlight w:val="green"/>
              </w:rPr>
              <w:t xml:space="preserve"> Техническим заданием к подрядной организации</w:t>
            </w:r>
            <w:r w:rsidRPr="00B72CDA">
              <w:rPr>
                <w:sz w:val="22"/>
                <w:szCs w:val="22"/>
                <w:highlight w:val="green"/>
              </w:rPr>
              <w:t>.</w:t>
            </w:r>
            <w:r>
              <w:rPr>
                <w:sz w:val="22"/>
                <w:szCs w:val="22"/>
                <w:highlight w:val="green"/>
              </w:rPr>
              <w:t xml:space="preserve"> </w:t>
            </w:r>
            <w:r w:rsidRPr="00B87442">
              <w:rPr>
                <w:sz w:val="22"/>
                <w:szCs w:val="22"/>
                <w:highlight w:val="red"/>
              </w:rPr>
              <w:t>Если в</w:t>
            </w:r>
            <w:r>
              <w:rPr>
                <w:sz w:val="22"/>
                <w:szCs w:val="22"/>
                <w:highlight w:val="red"/>
              </w:rPr>
              <w:t xml:space="preserve"> </w:t>
            </w:r>
            <w:r w:rsidRPr="00B87442">
              <w:rPr>
                <w:sz w:val="22"/>
                <w:szCs w:val="22"/>
                <w:highlight w:val="red"/>
              </w:rPr>
              <w:t>заявк</w:t>
            </w:r>
            <w:r>
              <w:rPr>
                <w:sz w:val="22"/>
                <w:szCs w:val="22"/>
                <w:highlight w:val="red"/>
              </w:rPr>
              <w:t>е</w:t>
            </w:r>
            <w:r w:rsidRPr="00B87442">
              <w:rPr>
                <w:sz w:val="22"/>
                <w:szCs w:val="22"/>
                <w:highlight w:val="red"/>
              </w:rPr>
              <w:t xml:space="preserve"> на участие в закупке не будет представлен</w:t>
            </w:r>
            <w:r>
              <w:rPr>
                <w:sz w:val="22"/>
                <w:szCs w:val="22"/>
                <w:highlight w:val="red"/>
              </w:rPr>
              <w:t>а</w:t>
            </w:r>
            <w:r w:rsidRPr="00B87442">
              <w:rPr>
                <w:sz w:val="22"/>
                <w:szCs w:val="22"/>
                <w:highlight w:val="red"/>
              </w:rPr>
              <w:t xml:space="preserve"> </w:t>
            </w:r>
            <w:r>
              <w:rPr>
                <w:sz w:val="22"/>
                <w:szCs w:val="22"/>
                <w:highlight w:val="red"/>
              </w:rPr>
              <w:t>информация о</w:t>
            </w:r>
            <w:r w:rsidRPr="00B87442">
              <w:rPr>
                <w:sz w:val="22"/>
                <w:szCs w:val="22"/>
                <w:highlight w:val="red"/>
              </w:rPr>
              <w:t xml:space="preserve"> привлечени</w:t>
            </w:r>
            <w:r>
              <w:rPr>
                <w:sz w:val="22"/>
                <w:szCs w:val="22"/>
                <w:highlight w:val="red"/>
              </w:rPr>
              <w:t>и</w:t>
            </w:r>
            <w:r w:rsidRPr="00B87442">
              <w:rPr>
                <w:sz w:val="22"/>
                <w:szCs w:val="22"/>
                <w:highlight w:val="red"/>
              </w:rPr>
              <w:t xml:space="preserve"> субподрядчиков, то предполагается, что участник закупки весь объем работ по договору выполняет самостоятельно</w:t>
            </w:r>
            <w:r w:rsidR="00B92F52" w:rsidRPr="00B87442">
              <w:rPr>
                <w:sz w:val="22"/>
                <w:szCs w:val="22"/>
                <w:highlight w:val="red"/>
              </w:rPr>
              <w:t>.</w:t>
            </w:r>
          </w:p>
          <w:p w14:paraId="74DC8A8F" w14:textId="5977D673" w:rsidR="00B92F52" w:rsidRDefault="00B92F52" w:rsidP="00B92F52">
            <w:pPr>
              <w:pStyle w:val="ConsPlusNormal"/>
              <w:tabs>
                <w:tab w:val="left" w:pos="709"/>
              </w:tabs>
              <w:jc w:val="both"/>
              <w:rPr>
                <w:sz w:val="22"/>
                <w:szCs w:val="22"/>
              </w:rPr>
            </w:pPr>
          </w:p>
          <w:p w14:paraId="591AF972" w14:textId="0A752F97" w:rsidR="00924C22" w:rsidRDefault="00924C22" w:rsidP="00924C22">
            <w:pPr>
              <w:pStyle w:val="ConsPlusNormal"/>
              <w:tabs>
                <w:tab w:val="left" w:pos="709"/>
              </w:tabs>
              <w:jc w:val="both"/>
              <w:rPr>
                <w:sz w:val="22"/>
                <w:szCs w:val="22"/>
                <w:highlight w:val="red"/>
              </w:rPr>
            </w:pPr>
            <w:r w:rsidRPr="001D24D8">
              <w:rPr>
                <w:sz w:val="22"/>
                <w:szCs w:val="22"/>
                <w:highlight w:val="green"/>
              </w:rPr>
              <w:t>В заявк</w:t>
            </w:r>
            <w:r>
              <w:rPr>
                <w:sz w:val="22"/>
                <w:szCs w:val="22"/>
                <w:highlight w:val="green"/>
              </w:rPr>
              <w:t>е</w:t>
            </w:r>
            <w:r w:rsidRPr="001D24D8">
              <w:rPr>
                <w:sz w:val="22"/>
                <w:szCs w:val="22"/>
                <w:highlight w:val="green"/>
              </w:rPr>
              <w:t xml:space="preserve"> на участие в закупке участник должен указать один из предлагаемых в Техническом задании и/или проекте договора порядков расчета: </w:t>
            </w:r>
            <w:r w:rsidRPr="001D24D8">
              <w:rPr>
                <w:b/>
                <w:bCs/>
                <w:sz w:val="22"/>
                <w:szCs w:val="22"/>
                <w:highlight w:val="green"/>
                <w:u w:val="single"/>
                <w:lang w:eastAsia="en-US"/>
              </w:rPr>
              <w:t>Вариант расчетов по договору № 1 (с предварительной оплатой) ЛИБО Вариант расчетов по договору № 2 (без предварительной оплат</w:t>
            </w:r>
            <w:r>
              <w:rPr>
                <w:b/>
                <w:bCs/>
                <w:sz w:val="22"/>
                <w:szCs w:val="22"/>
                <w:highlight w:val="green"/>
                <w:u w:val="single"/>
                <w:lang w:eastAsia="en-US"/>
              </w:rPr>
              <w:t>ы</w:t>
            </w:r>
            <w:r w:rsidRPr="001D24D8">
              <w:rPr>
                <w:b/>
                <w:bCs/>
                <w:sz w:val="22"/>
                <w:szCs w:val="22"/>
                <w:highlight w:val="green"/>
                <w:u w:val="single"/>
                <w:lang w:eastAsia="en-US"/>
              </w:rPr>
              <w:t>)</w:t>
            </w:r>
            <w:r>
              <w:rPr>
                <w:b/>
                <w:bCs/>
                <w:sz w:val="22"/>
                <w:szCs w:val="22"/>
                <w:u w:val="single"/>
                <w:lang w:eastAsia="en-US"/>
              </w:rPr>
              <w:t xml:space="preserve">. </w:t>
            </w:r>
            <w:r w:rsidRPr="00B87442">
              <w:rPr>
                <w:sz w:val="22"/>
                <w:szCs w:val="22"/>
                <w:highlight w:val="red"/>
              </w:rPr>
              <w:t>Если в заявк</w:t>
            </w:r>
            <w:r>
              <w:rPr>
                <w:sz w:val="22"/>
                <w:szCs w:val="22"/>
                <w:highlight w:val="red"/>
              </w:rPr>
              <w:t>е</w:t>
            </w:r>
            <w:r w:rsidRPr="00B87442">
              <w:rPr>
                <w:sz w:val="22"/>
                <w:szCs w:val="22"/>
                <w:highlight w:val="red"/>
              </w:rPr>
              <w:t xml:space="preserve"> на участие в закупке не будет </w:t>
            </w:r>
            <w:r>
              <w:rPr>
                <w:sz w:val="22"/>
                <w:szCs w:val="22"/>
                <w:highlight w:val="red"/>
              </w:rPr>
              <w:t>содержаться</w:t>
            </w:r>
            <w:r w:rsidRPr="00E00C96">
              <w:rPr>
                <w:sz w:val="22"/>
                <w:szCs w:val="22"/>
                <w:highlight w:val="red"/>
              </w:rPr>
              <w:t xml:space="preserve"> информация о порядке расчет</w:t>
            </w:r>
            <w:r>
              <w:rPr>
                <w:sz w:val="22"/>
                <w:szCs w:val="22"/>
                <w:highlight w:val="red"/>
              </w:rPr>
              <w:t>ов по договору</w:t>
            </w:r>
            <w:r w:rsidRPr="00E00C96">
              <w:rPr>
                <w:sz w:val="22"/>
                <w:szCs w:val="22"/>
                <w:highlight w:val="red"/>
              </w:rPr>
              <w:t>, то предполагается, что участник закупки выбирает вариант расчетов по договору № 2 (без предварительной оплаты).</w:t>
            </w:r>
          </w:p>
          <w:p w14:paraId="656AD7F6" w14:textId="4EEBDE92" w:rsidR="00924C22" w:rsidRDefault="00924C22" w:rsidP="00B92F52">
            <w:pPr>
              <w:pStyle w:val="ConsPlusNormal"/>
              <w:tabs>
                <w:tab w:val="left" w:pos="709"/>
              </w:tabs>
              <w:jc w:val="both"/>
              <w:rPr>
                <w:sz w:val="22"/>
                <w:szCs w:val="22"/>
              </w:rPr>
            </w:pPr>
          </w:p>
          <w:p w14:paraId="4BBC94B9" w14:textId="77777777" w:rsidR="00B92F52" w:rsidRDefault="00B92F52" w:rsidP="00B92F52">
            <w:pPr>
              <w:pStyle w:val="ConsPlusNormal"/>
              <w:tabs>
                <w:tab w:val="left" w:pos="709"/>
              </w:tabs>
              <w:jc w:val="both"/>
              <w:rPr>
                <w:sz w:val="22"/>
                <w:szCs w:val="22"/>
                <w:highlight w:val="red"/>
              </w:rPr>
            </w:pPr>
          </w:p>
          <w:p w14:paraId="1CA251F4" w14:textId="4755D9EB" w:rsidR="00B92F52" w:rsidRDefault="00B92F52" w:rsidP="00B92F52">
            <w:pPr>
              <w:pStyle w:val="ConsPlusNormal"/>
              <w:tabs>
                <w:tab w:val="left" w:pos="709"/>
              </w:tabs>
              <w:jc w:val="both"/>
              <w:rPr>
                <w:sz w:val="22"/>
                <w:szCs w:val="22"/>
                <w:highlight w:val="red"/>
              </w:rPr>
            </w:pPr>
            <w:r w:rsidRPr="001D24D8">
              <w:rPr>
                <w:sz w:val="22"/>
                <w:szCs w:val="22"/>
                <w:highlight w:val="green"/>
              </w:rPr>
              <w:t>В заявк</w:t>
            </w:r>
            <w:r w:rsidR="0091761F">
              <w:rPr>
                <w:sz w:val="22"/>
                <w:szCs w:val="22"/>
                <w:highlight w:val="green"/>
              </w:rPr>
              <w:t>е</w:t>
            </w:r>
            <w:r w:rsidRPr="001D24D8">
              <w:rPr>
                <w:sz w:val="22"/>
                <w:szCs w:val="22"/>
                <w:highlight w:val="green"/>
              </w:rPr>
              <w:t xml:space="preserve"> на участие в закупке участник должен указать </w:t>
            </w:r>
            <w:r w:rsidRPr="00FC14B9">
              <w:rPr>
                <w:sz w:val="22"/>
                <w:szCs w:val="22"/>
                <w:highlight w:val="green"/>
              </w:rPr>
              <w:t>гарантийный срок на выполняемые им работы.</w:t>
            </w:r>
            <w:r>
              <w:rPr>
                <w:sz w:val="22"/>
                <w:szCs w:val="22"/>
                <w:highlight w:val="green"/>
              </w:rPr>
              <w:t xml:space="preserve"> </w:t>
            </w:r>
            <w:r w:rsidRPr="00B87442">
              <w:rPr>
                <w:sz w:val="22"/>
                <w:szCs w:val="22"/>
                <w:highlight w:val="red"/>
              </w:rPr>
              <w:t>Если в заявк</w:t>
            </w:r>
            <w:r w:rsidR="00924C22">
              <w:rPr>
                <w:sz w:val="22"/>
                <w:szCs w:val="22"/>
                <w:highlight w:val="red"/>
              </w:rPr>
              <w:t>е</w:t>
            </w:r>
            <w:r w:rsidRPr="00B87442">
              <w:rPr>
                <w:sz w:val="22"/>
                <w:szCs w:val="22"/>
                <w:highlight w:val="red"/>
              </w:rPr>
              <w:t xml:space="preserve"> на участие в закупке не будет </w:t>
            </w:r>
            <w:r>
              <w:rPr>
                <w:sz w:val="22"/>
                <w:szCs w:val="22"/>
                <w:highlight w:val="red"/>
              </w:rPr>
              <w:t>содержаться</w:t>
            </w:r>
            <w:r w:rsidRPr="00E00C96">
              <w:rPr>
                <w:sz w:val="22"/>
                <w:szCs w:val="22"/>
                <w:highlight w:val="red"/>
              </w:rPr>
              <w:t xml:space="preserve"> информация</w:t>
            </w:r>
            <w:r>
              <w:rPr>
                <w:sz w:val="22"/>
                <w:szCs w:val="22"/>
                <w:highlight w:val="red"/>
              </w:rPr>
              <w:t xml:space="preserve"> о</w:t>
            </w:r>
            <w:r w:rsidRPr="00E00C96">
              <w:rPr>
                <w:sz w:val="22"/>
                <w:szCs w:val="22"/>
                <w:highlight w:val="red"/>
              </w:rPr>
              <w:t xml:space="preserve"> </w:t>
            </w:r>
            <w:r>
              <w:rPr>
                <w:sz w:val="22"/>
                <w:szCs w:val="22"/>
                <w:highlight w:val="red"/>
              </w:rPr>
              <w:t>сроке гарантии, то предполагается, что такой срок составляет 36</w:t>
            </w:r>
            <w:r w:rsidRPr="00FC14B9">
              <w:rPr>
                <w:sz w:val="22"/>
                <w:szCs w:val="22"/>
                <w:highlight w:val="red"/>
              </w:rPr>
              <w:t xml:space="preserve"> месяцев с даты подписания Заказчиком </w:t>
            </w:r>
            <w:bookmarkStart w:id="3" w:name="_Hlk129247000"/>
            <w:r w:rsidRPr="00FC14B9">
              <w:rPr>
                <w:sz w:val="22"/>
                <w:szCs w:val="22"/>
                <w:highlight w:val="red"/>
              </w:rPr>
              <w:t>акта о приемке выполненных работ формы № КС-2, справки о стоимости выполненных работ и затрат формы № КС-3</w:t>
            </w:r>
            <w:bookmarkEnd w:id="3"/>
            <w:r w:rsidRPr="00E00C96">
              <w:rPr>
                <w:sz w:val="22"/>
                <w:szCs w:val="22"/>
                <w:highlight w:val="red"/>
              </w:rPr>
              <w:t>.</w:t>
            </w:r>
          </w:p>
          <w:p w14:paraId="7CA18020" w14:textId="77777777" w:rsidR="00B92F52" w:rsidRDefault="00B92F52" w:rsidP="00102AD3">
            <w:pPr>
              <w:pStyle w:val="ConsPlusNormal"/>
              <w:tabs>
                <w:tab w:val="left" w:pos="709"/>
              </w:tabs>
              <w:jc w:val="both"/>
              <w:rPr>
                <w:sz w:val="22"/>
                <w:szCs w:val="22"/>
              </w:rPr>
            </w:pPr>
          </w:p>
          <w:p w14:paraId="54C146D6" w14:textId="4FCD6556" w:rsidR="00C92E44" w:rsidRPr="00C92E44" w:rsidRDefault="00C92E44" w:rsidP="009374AF">
            <w:pPr>
              <w:pStyle w:val="ConsPlusNormal"/>
              <w:tabs>
                <w:tab w:val="left" w:pos="709"/>
              </w:tabs>
              <w:jc w:val="both"/>
              <w:rPr>
                <w:strike/>
                <w:sz w:val="22"/>
                <w:szCs w:val="22"/>
              </w:rPr>
            </w:pPr>
          </w:p>
        </w:tc>
      </w:tr>
      <w:tr w:rsidR="00B81922" w14:paraId="248E1316" w14:textId="77777777" w:rsidTr="00556B25">
        <w:tc>
          <w:tcPr>
            <w:tcW w:w="10003" w:type="dxa"/>
          </w:tcPr>
          <w:p w14:paraId="6C294AE6" w14:textId="44949C49" w:rsidR="009A0DD2" w:rsidRPr="00E04CBB" w:rsidRDefault="009A0DD2" w:rsidP="00842785">
            <w:pPr>
              <w:pStyle w:val="a9"/>
              <w:numPr>
                <w:ilvl w:val="0"/>
                <w:numId w:val="7"/>
              </w:numPr>
              <w:tabs>
                <w:tab w:val="left" w:pos="256"/>
              </w:tabs>
              <w:jc w:val="both"/>
              <w:rPr>
                <w:rFonts w:ascii="Times New Roman" w:hAnsi="Times New Roman"/>
                <w:b/>
                <w:sz w:val="22"/>
                <w:szCs w:val="22"/>
                <w:u w:val="single"/>
              </w:rPr>
            </w:pPr>
            <w:bookmarkStart w:id="4" w:name="_Ref372619662"/>
            <w:r w:rsidRPr="00E04CBB">
              <w:rPr>
                <w:rFonts w:ascii="Times New Roman" w:hAnsi="Times New Roman"/>
                <w:b/>
                <w:sz w:val="22"/>
                <w:szCs w:val="22"/>
                <w:u w:val="single"/>
              </w:rPr>
              <w:t>Для юридического лица:</w:t>
            </w:r>
            <w:bookmarkEnd w:id="4"/>
          </w:p>
          <w:p w14:paraId="252D9881" w14:textId="36084AD5" w:rsidR="009A0DD2" w:rsidRDefault="00DF0FE2" w:rsidP="00DF0FE2">
            <w:pPr>
              <w:suppressAutoHyphens w:val="0"/>
              <w:autoSpaceDE w:val="0"/>
              <w:autoSpaceDN w:val="0"/>
              <w:adjustRightInd w:val="0"/>
              <w:spacing w:line="276" w:lineRule="auto"/>
              <w:jc w:val="both"/>
              <w:rPr>
                <w:sz w:val="22"/>
                <w:szCs w:val="22"/>
              </w:rPr>
            </w:pPr>
            <w:r>
              <w:rPr>
                <w:sz w:val="22"/>
                <w:szCs w:val="22"/>
              </w:rPr>
              <w:t xml:space="preserve">а) </w:t>
            </w:r>
            <w:r w:rsidR="009A0DD2" w:rsidRPr="009A0DD2">
              <w:rPr>
                <w:sz w:val="22"/>
                <w:szCs w:val="22"/>
              </w:rPr>
              <w:t>анкету юридического лица по установленной форме (</w:t>
            </w:r>
            <w:r w:rsidR="0003321F">
              <w:rPr>
                <w:sz w:val="22"/>
                <w:szCs w:val="22"/>
              </w:rPr>
              <w:t xml:space="preserve">форма № </w:t>
            </w:r>
            <w:r w:rsidR="00727186">
              <w:rPr>
                <w:sz w:val="22"/>
                <w:szCs w:val="22"/>
              </w:rPr>
              <w:t>2</w:t>
            </w:r>
            <w:r w:rsidR="009A0DD2" w:rsidRPr="009A0DD2">
              <w:rPr>
                <w:sz w:val="22"/>
                <w:szCs w:val="22"/>
              </w:rPr>
              <w:t>);</w:t>
            </w:r>
          </w:p>
          <w:p w14:paraId="0CCA8E35" w14:textId="435CA576" w:rsidR="00727186" w:rsidRPr="009A0DD2" w:rsidRDefault="00DF0FE2" w:rsidP="00DF0FE2">
            <w:pPr>
              <w:suppressAutoHyphens w:val="0"/>
              <w:autoSpaceDE w:val="0"/>
              <w:autoSpaceDN w:val="0"/>
              <w:adjustRightInd w:val="0"/>
              <w:spacing w:line="276" w:lineRule="auto"/>
              <w:jc w:val="both"/>
              <w:rPr>
                <w:sz w:val="22"/>
                <w:szCs w:val="22"/>
              </w:rPr>
            </w:pPr>
            <w:r>
              <w:rPr>
                <w:sz w:val="22"/>
                <w:szCs w:val="22"/>
              </w:rPr>
              <w:t xml:space="preserve">б) </w:t>
            </w:r>
            <w:r w:rsidR="00727186">
              <w:rPr>
                <w:sz w:val="22"/>
                <w:szCs w:val="22"/>
              </w:rPr>
              <w:t>декларацию о соответствии участника закупки установленным требованиям (форма № 3)</w:t>
            </w:r>
          </w:p>
          <w:p w14:paraId="614051A5" w14:textId="1F5F2B82" w:rsidR="009A0DD2" w:rsidRPr="009A0DD2" w:rsidRDefault="00DF0FE2" w:rsidP="00DF0FE2">
            <w:pPr>
              <w:suppressAutoHyphens w:val="0"/>
              <w:autoSpaceDE w:val="0"/>
              <w:autoSpaceDN w:val="0"/>
              <w:adjustRightInd w:val="0"/>
              <w:spacing w:line="276" w:lineRule="auto"/>
              <w:jc w:val="both"/>
              <w:rPr>
                <w:sz w:val="22"/>
                <w:szCs w:val="22"/>
              </w:rPr>
            </w:pPr>
            <w:r>
              <w:rPr>
                <w:sz w:val="22"/>
                <w:szCs w:val="22"/>
              </w:rPr>
              <w:t xml:space="preserve">в) </w:t>
            </w:r>
            <w:r w:rsidR="009A0DD2" w:rsidRPr="009A0DD2">
              <w:rPr>
                <w:sz w:val="22"/>
                <w:szCs w:val="22"/>
              </w:rPr>
              <w:t>копии учредительных документов с приложением имеющихся изменений;</w:t>
            </w:r>
          </w:p>
          <w:p w14:paraId="7B891D66" w14:textId="0A18FEC0" w:rsidR="009A0DD2" w:rsidRPr="009A0DD2" w:rsidRDefault="00DF0FE2" w:rsidP="00DF0FE2">
            <w:pPr>
              <w:suppressAutoHyphens w:val="0"/>
              <w:autoSpaceDE w:val="0"/>
              <w:autoSpaceDN w:val="0"/>
              <w:adjustRightInd w:val="0"/>
              <w:spacing w:line="276" w:lineRule="auto"/>
              <w:jc w:val="both"/>
              <w:rPr>
                <w:sz w:val="22"/>
                <w:szCs w:val="22"/>
              </w:rPr>
            </w:pPr>
            <w:r>
              <w:rPr>
                <w:sz w:val="22"/>
                <w:szCs w:val="22"/>
              </w:rPr>
              <w:t xml:space="preserve">г) </w:t>
            </w:r>
            <w:r w:rsidR="009A0DD2" w:rsidRPr="009A0DD2">
              <w:rPr>
                <w:sz w:val="22"/>
                <w:szCs w:val="22"/>
              </w:rPr>
              <w:t xml:space="preserve">выписку из единого государственного реестра юридических лиц, полученную не ранее чем за 6 месяцев до дня размещения в единой информационной системе извещения о проведении </w:t>
            </w:r>
            <w:r w:rsidR="00CB0E41">
              <w:rPr>
                <w:sz w:val="22"/>
                <w:szCs w:val="22"/>
              </w:rPr>
              <w:t>закупки</w:t>
            </w:r>
            <w:r w:rsidR="009A0DD2" w:rsidRPr="009A0DD2">
              <w:rPr>
                <w:sz w:val="22"/>
                <w:szCs w:val="22"/>
              </w:rPr>
              <w:t>;</w:t>
            </w:r>
          </w:p>
          <w:p w14:paraId="5639D8ED" w14:textId="6CD3481A" w:rsidR="009A0DD2" w:rsidRPr="009A0DD2" w:rsidRDefault="00DF0FE2" w:rsidP="00DF0FE2">
            <w:pPr>
              <w:suppressAutoHyphens w:val="0"/>
              <w:autoSpaceDE w:val="0"/>
              <w:autoSpaceDN w:val="0"/>
              <w:adjustRightInd w:val="0"/>
              <w:spacing w:line="276" w:lineRule="auto"/>
              <w:jc w:val="both"/>
              <w:rPr>
                <w:sz w:val="22"/>
                <w:szCs w:val="22"/>
              </w:rPr>
            </w:pPr>
            <w:r>
              <w:rPr>
                <w:sz w:val="22"/>
                <w:szCs w:val="22"/>
              </w:rPr>
              <w:t xml:space="preserve">д) </w:t>
            </w:r>
            <w:r w:rsidR="009A0DD2" w:rsidRPr="009A0DD2">
              <w:rPr>
                <w:sz w:val="22"/>
                <w:szCs w:val="22"/>
              </w:rPr>
              <w:t>решение об одобрении или</w:t>
            </w:r>
            <w:r w:rsidR="001D77B5">
              <w:rPr>
                <w:sz w:val="22"/>
                <w:szCs w:val="22"/>
              </w:rPr>
              <w:t xml:space="preserve"> о совершении крупной сделки </w:t>
            </w:r>
            <w:r w:rsidR="009A0DD2" w:rsidRPr="009A0DD2">
              <w:rPr>
                <w:sz w:val="22"/>
                <w:szCs w:val="22"/>
              </w:rPr>
              <w:t xml:space="preserve">в случае, если требование о необходимости наличия такого решения для совершения крупной сделки установлено законодательством Российской Федерации, учредительными документами юридического лица и если для участника закупки поставка товаров, выполнение работ, оказание услуг, являющихся предметом договора, или внесение </w:t>
            </w:r>
            <w:r w:rsidR="00B918D4">
              <w:rPr>
                <w:sz w:val="22"/>
                <w:szCs w:val="22"/>
              </w:rPr>
              <w:t>задатка в качестве обеспечения</w:t>
            </w:r>
            <w:r w:rsidR="009A0DD2" w:rsidRPr="009A0DD2">
              <w:rPr>
                <w:sz w:val="22"/>
                <w:szCs w:val="22"/>
              </w:rPr>
              <w:t xml:space="preserve"> заявки, обеспечения исполнения договора является крупной сделкой;</w:t>
            </w:r>
          </w:p>
          <w:p w14:paraId="0443D424" w14:textId="52D47407" w:rsidR="009A0DD2" w:rsidRPr="009A0DD2" w:rsidRDefault="00DF0FE2" w:rsidP="00DF0FE2">
            <w:pPr>
              <w:suppressAutoHyphens w:val="0"/>
              <w:autoSpaceDE w:val="0"/>
              <w:autoSpaceDN w:val="0"/>
              <w:adjustRightInd w:val="0"/>
              <w:spacing w:line="276" w:lineRule="auto"/>
              <w:jc w:val="both"/>
              <w:rPr>
                <w:sz w:val="22"/>
                <w:szCs w:val="22"/>
              </w:rPr>
            </w:pPr>
            <w:r>
              <w:rPr>
                <w:sz w:val="22"/>
                <w:szCs w:val="22"/>
                <w:highlight w:val="green"/>
              </w:rPr>
              <w:t xml:space="preserve">е) </w:t>
            </w:r>
            <w:r w:rsidR="009A0DD2" w:rsidRPr="00812EAD">
              <w:rPr>
                <w:sz w:val="22"/>
                <w:szCs w:val="22"/>
                <w:highlight w:val="green"/>
              </w:rPr>
              <w:t>справку, подтверждающую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выданную соответствующими подразделениями Федеральной налоговой службы не ранее чем за 20 дней до срока окончания приёма заявок</w:t>
            </w:r>
            <w:r w:rsidR="009A0DD2" w:rsidRPr="009A0DD2">
              <w:rPr>
                <w:sz w:val="22"/>
                <w:szCs w:val="22"/>
              </w:rPr>
              <w:t>;</w:t>
            </w:r>
          </w:p>
          <w:p w14:paraId="392E2CF7" w14:textId="54D7C830" w:rsidR="009A0DD2" w:rsidRPr="009A0DD2" w:rsidRDefault="009A0DD2" w:rsidP="0003321F">
            <w:pPr>
              <w:autoSpaceDE w:val="0"/>
              <w:autoSpaceDN w:val="0"/>
              <w:adjustRightInd w:val="0"/>
              <w:spacing w:line="276" w:lineRule="auto"/>
              <w:jc w:val="both"/>
              <w:rPr>
                <w:sz w:val="22"/>
                <w:szCs w:val="22"/>
              </w:rPr>
            </w:pPr>
            <w:r w:rsidRPr="009A0DD2">
              <w:rPr>
                <w:sz w:val="22"/>
                <w:szCs w:val="22"/>
              </w:rPr>
              <w:t>ж) документ, подтверждающий полномочия лица на осуществление действий от имени участника закупки - юридического лица (копия решения о назначении или</w:t>
            </w:r>
            <w:r w:rsidRPr="009A0DD2">
              <w:rPr>
                <w:sz w:val="22"/>
                <w:szCs w:val="22"/>
                <w:lang w:val="en-US"/>
              </w:rPr>
              <w:t> </w:t>
            </w:r>
            <w:r w:rsidRPr="009A0DD2">
              <w:rPr>
                <w:sz w:val="22"/>
                <w:szCs w:val="22"/>
              </w:rPr>
              <w:t>об избрании либо приказа о назначении физического лица на должность, в</w:t>
            </w:r>
            <w:r w:rsidRPr="009A0DD2">
              <w:rPr>
                <w:sz w:val="22"/>
                <w:szCs w:val="22"/>
                <w:lang w:val="en-US"/>
              </w:rPr>
              <w:t> </w:t>
            </w:r>
            <w:r w:rsidRPr="009A0DD2">
              <w:rPr>
                <w:sz w:val="22"/>
                <w:szCs w:val="22"/>
              </w:rPr>
              <w:t>соответствии с которым такое физическое лицо обладает правом действовать от</w:t>
            </w:r>
            <w:r w:rsidRPr="009A0DD2">
              <w:rPr>
                <w:sz w:val="22"/>
                <w:szCs w:val="22"/>
                <w:lang w:val="en-US"/>
              </w:rPr>
              <w:t> </w:t>
            </w:r>
            <w:r w:rsidRPr="009A0DD2">
              <w:rPr>
                <w:sz w:val="22"/>
                <w:szCs w:val="22"/>
              </w:rPr>
              <w:t>имени участника закупки без доверенности (далее также - руководитель). В случае, если от имени участника закупки действует иное лицо, заявка должна содержать также доверенность на осуществление действий от имени участника закупки, заверенную печатью участника закупки (для юридических лиц) и подписанную руководителем участника закупки или уполномоченным этим руководител</w:t>
            </w:r>
            <w:r w:rsidR="00812EAD">
              <w:rPr>
                <w:sz w:val="22"/>
                <w:szCs w:val="22"/>
              </w:rPr>
              <w:t>ем лицом</w:t>
            </w:r>
            <w:r w:rsidRPr="009A0DD2">
              <w:rPr>
                <w:sz w:val="22"/>
                <w:szCs w:val="22"/>
              </w:rPr>
              <w:t xml:space="preserve">. В случае, если указанная доверенность подписана лицом, уполномоченным руководителем участника закупки, заявка на участие в </w:t>
            </w:r>
            <w:r w:rsidR="00812EAD">
              <w:rPr>
                <w:sz w:val="22"/>
                <w:szCs w:val="22"/>
              </w:rPr>
              <w:t>закупке</w:t>
            </w:r>
            <w:r w:rsidRPr="009A0DD2">
              <w:rPr>
                <w:sz w:val="22"/>
                <w:szCs w:val="22"/>
              </w:rPr>
              <w:t xml:space="preserve"> должна содержать также документ, подтверждающий полномочия такого лица;</w:t>
            </w:r>
          </w:p>
          <w:p w14:paraId="70EF3262" w14:textId="43244713" w:rsidR="00F756E5" w:rsidRPr="00842785" w:rsidRDefault="00F756E5" w:rsidP="00F756E5">
            <w:pPr>
              <w:autoSpaceDE w:val="0"/>
              <w:autoSpaceDN w:val="0"/>
              <w:adjustRightInd w:val="0"/>
              <w:spacing w:line="276" w:lineRule="auto"/>
              <w:jc w:val="both"/>
              <w:rPr>
                <w:sz w:val="22"/>
                <w:szCs w:val="22"/>
              </w:rPr>
            </w:pPr>
            <w:r>
              <w:rPr>
                <w:sz w:val="22"/>
                <w:szCs w:val="22"/>
              </w:rPr>
              <w:t xml:space="preserve">з) </w:t>
            </w:r>
            <w:r w:rsidR="009A0DD2" w:rsidRPr="009A0DD2">
              <w:rPr>
                <w:sz w:val="22"/>
                <w:szCs w:val="22"/>
              </w:rPr>
              <w:t xml:space="preserve">копии </w:t>
            </w:r>
            <w:r w:rsidR="009A0DD2" w:rsidRPr="00842785">
              <w:rPr>
                <w:sz w:val="22"/>
                <w:szCs w:val="22"/>
              </w:rPr>
              <w:t>бухгалтерского баланса со всеми приложениями, включая отчёт о прибылях и убытках, за послед</w:t>
            </w:r>
            <w:r w:rsidR="00812EAD" w:rsidRPr="00842785">
              <w:rPr>
                <w:sz w:val="22"/>
                <w:szCs w:val="22"/>
              </w:rPr>
              <w:t>ний завершённый отчётный период</w:t>
            </w:r>
            <w:r w:rsidRPr="00842785">
              <w:rPr>
                <w:sz w:val="22"/>
                <w:szCs w:val="22"/>
              </w:rPr>
              <w:t>;</w:t>
            </w:r>
          </w:p>
          <w:p w14:paraId="5D2BD7E3" w14:textId="77777777" w:rsidR="00842785" w:rsidRPr="00842785" w:rsidRDefault="00197D5D" w:rsidP="007D2681">
            <w:pPr>
              <w:pStyle w:val="a9"/>
              <w:tabs>
                <w:tab w:val="left" w:pos="350"/>
              </w:tabs>
              <w:spacing w:before="120" w:after="120" w:line="240" w:lineRule="auto"/>
              <w:ind w:left="67" w:hanging="90"/>
              <w:jc w:val="both"/>
              <w:rPr>
                <w:rFonts w:ascii="Times New Roman" w:hAnsi="Times New Roman"/>
                <w:sz w:val="22"/>
                <w:szCs w:val="22"/>
              </w:rPr>
            </w:pPr>
            <w:r w:rsidRPr="00842785">
              <w:rPr>
                <w:rFonts w:ascii="Times New Roman" w:hAnsi="Times New Roman"/>
                <w:sz w:val="22"/>
                <w:szCs w:val="22"/>
                <w:highlight w:val="green"/>
              </w:rPr>
              <w:t xml:space="preserve">и) </w:t>
            </w:r>
            <w:r w:rsidR="00842785" w:rsidRPr="00842785">
              <w:rPr>
                <w:rFonts w:ascii="Times New Roman" w:hAnsi="Times New Roman"/>
                <w:sz w:val="22"/>
                <w:szCs w:val="22"/>
                <w:highlight w:val="green"/>
                <w:u w:val="single"/>
              </w:rPr>
              <w:t>копи</w:t>
            </w:r>
            <w:r w:rsidR="00842785" w:rsidRPr="00842785">
              <w:rPr>
                <w:rFonts w:ascii="Times New Roman" w:hAnsi="Times New Roman"/>
                <w:sz w:val="22"/>
                <w:szCs w:val="22"/>
                <w:highlight w:val="green"/>
                <w:u w:val="single"/>
              </w:rPr>
              <w:t>я</w:t>
            </w:r>
            <w:r w:rsidR="00842785" w:rsidRPr="00842785">
              <w:rPr>
                <w:rFonts w:ascii="Times New Roman" w:hAnsi="Times New Roman"/>
                <w:sz w:val="22"/>
                <w:szCs w:val="22"/>
                <w:highlight w:val="green"/>
                <w:u w:val="single"/>
              </w:rPr>
              <w:t xml:space="preserve"> </w:t>
            </w:r>
            <w:bookmarkStart w:id="5" w:name="_Hlk213947149"/>
            <w:r w:rsidR="00842785" w:rsidRPr="00842785">
              <w:rPr>
                <w:rFonts w:ascii="Times New Roman" w:hAnsi="Times New Roman"/>
                <w:sz w:val="22"/>
                <w:szCs w:val="22"/>
                <w:highlight w:val="green"/>
                <w:u w:val="single"/>
              </w:rPr>
              <w:t>лицензии на осуществление деятельности по монтажу, техническому обслуживанию и ремонту средств обеспечения пожарной безопасности зданий и сооружений или выпиской из реестра лицензий, предусмотренной Федеральным законом от 04.05.2011 № 99-ФЗ  ''О лицензировании отдельных видов деятельности''</w:t>
            </w:r>
            <w:bookmarkEnd w:id="5"/>
            <w:r w:rsidR="00842785" w:rsidRPr="00842785">
              <w:rPr>
                <w:rFonts w:ascii="Times New Roman" w:hAnsi="Times New Roman"/>
                <w:sz w:val="22"/>
                <w:szCs w:val="22"/>
                <w:highlight w:val="green"/>
                <w:u w:val="single"/>
              </w:rPr>
              <w:t xml:space="preserve">, </w:t>
            </w:r>
            <w:r w:rsidR="00842785" w:rsidRPr="00842785">
              <w:rPr>
                <w:rFonts w:ascii="Times New Roman" w:hAnsi="Times New Roman"/>
                <w:b/>
                <w:bCs/>
                <w:sz w:val="22"/>
                <w:szCs w:val="22"/>
              </w:rPr>
              <w:t>с видами работ, выполняемыми в составе лицензируемого вида деятельности</w:t>
            </w:r>
            <w:r w:rsidR="00842785" w:rsidRPr="00842785">
              <w:rPr>
                <w:rFonts w:ascii="Times New Roman" w:hAnsi="Times New Roman"/>
                <w:sz w:val="22"/>
                <w:szCs w:val="22"/>
              </w:rPr>
              <w:t>:</w:t>
            </w:r>
          </w:p>
          <w:p w14:paraId="76061879" w14:textId="77777777" w:rsidR="00842785" w:rsidRPr="00842785" w:rsidRDefault="00842785" w:rsidP="007D2681">
            <w:pPr>
              <w:pStyle w:val="a9"/>
              <w:numPr>
                <w:ilvl w:val="0"/>
                <w:numId w:val="16"/>
              </w:numPr>
              <w:tabs>
                <w:tab w:val="left" w:pos="350"/>
              </w:tabs>
              <w:autoSpaceDE w:val="0"/>
              <w:autoSpaceDN w:val="0"/>
              <w:adjustRightInd w:val="0"/>
              <w:spacing w:before="120" w:after="0" w:line="240" w:lineRule="auto"/>
              <w:ind w:left="67" w:hanging="90"/>
              <w:jc w:val="both"/>
              <w:rPr>
                <w:rFonts w:ascii="Times New Roman" w:eastAsiaTheme="minorHAnsi" w:hAnsi="Times New Roman"/>
                <w:sz w:val="22"/>
                <w:szCs w:val="22"/>
              </w:rPr>
            </w:pPr>
            <w:r w:rsidRPr="00842785">
              <w:rPr>
                <w:rFonts w:ascii="Times New Roman" w:eastAsiaTheme="minorHAnsi" w:hAnsi="Times New Roman"/>
                <w:sz w:val="22"/>
                <w:szCs w:val="22"/>
              </w:rPr>
              <w:t>Монтаж, техническое обслуживание и ремонт систем пожаротушения и их элементов, включая диспетчеризацию и проведение пусконаладочных работ;</w:t>
            </w:r>
          </w:p>
          <w:p w14:paraId="62E5C135" w14:textId="77777777" w:rsidR="00842785" w:rsidRPr="00842785" w:rsidRDefault="00842785" w:rsidP="007D2681">
            <w:pPr>
              <w:pStyle w:val="a9"/>
              <w:numPr>
                <w:ilvl w:val="0"/>
                <w:numId w:val="16"/>
              </w:numPr>
              <w:tabs>
                <w:tab w:val="left" w:pos="350"/>
              </w:tabs>
              <w:autoSpaceDE w:val="0"/>
              <w:autoSpaceDN w:val="0"/>
              <w:adjustRightInd w:val="0"/>
              <w:spacing w:before="120" w:after="0" w:line="240" w:lineRule="auto"/>
              <w:ind w:left="67" w:hanging="90"/>
              <w:jc w:val="both"/>
              <w:rPr>
                <w:rFonts w:ascii="Times New Roman" w:eastAsiaTheme="minorHAnsi" w:hAnsi="Times New Roman"/>
                <w:sz w:val="22"/>
                <w:szCs w:val="22"/>
              </w:rPr>
            </w:pPr>
            <w:r w:rsidRPr="00842785">
              <w:rPr>
                <w:rFonts w:ascii="Times New Roman" w:eastAsiaTheme="minorHAnsi" w:hAnsi="Times New Roman"/>
                <w:sz w:val="22"/>
                <w:szCs w:val="22"/>
              </w:rPr>
              <w:t>Монтаж, техническое обслуживание и ремонт систем пожарной и охранно-пожарной сигнализации и их элементов, включая диспетчеризацию и проведение пусконаладочных работ;</w:t>
            </w:r>
          </w:p>
          <w:p w14:paraId="2331F3C9" w14:textId="77777777" w:rsidR="00842785" w:rsidRPr="00842785" w:rsidRDefault="00842785" w:rsidP="007D2681">
            <w:pPr>
              <w:pStyle w:val="a9"/>
              <w:numPr>
                <w:ilvl w:val="0"/>
                <w:numId w:val="16"/>
              </w:numPr>
              <w:tabs>
                <w:tab w:val="left" w:pos="350"/>
              </w:tabs>
              <w:autoSpaceDE w:val="0"/>
              <w:autoSpaceDN w:val="0"/>
              <w:adjustRightInd w:val="0"/>
              <w:spacing w:before="120" w:after="0" w:line="240" w:lineRule="auto"/>
              <w:ind w:left="67" w:hanging="90"/>
              <w:jc w:val="both"/>
              <w:rPr>
                <w:rFonts w:ascii="Times New Roman" w:eastAsiaTheme="minorHAnsi" w:hAnsi="Times New Roman"/>
                <w:sz w:val="22"/>
                <w:szCs w:val="22"/>
              </w:rPr>
            </w:pPr>
            <w:r w:rsidRPr="00842785">
              <w:rPr>
                <w:rFonts w:ascii="Times New Roman" w:eastAsiaTheme="minorHAnsi" w:hAnsi="Times New Roman"/>
                <w:sz w:val="22"/>
                <w:szCs w:val="22"/>
              </w:rPr>
              <w:t>Монтаж, техническое обслуживание и ремонт систем противопожарного водоснабжения и их элементов, включая диспетчеризацию и проведение пусконаладочных работ;</w:t>
            </w:r>
          </w:p>
          <w:p w14:paraId="4E621E37" w14:textId="77777777" w:rsidR="00842785" w:rsidRPr="00842785" w:rsidRDefault="00842785" w:rsidP="007D2681">
            <w:pPr>
              <w:pStyle w:val="a9"/>
              <w:numPr>
                <w:ilvl w:val="0"/>
                <w:numId w:val="16"/>
              </w:numPr>
              <w:tabs>
                <w:tab w:val="left" w:pos="350"/>
              </w:tabs>
              <w:autoSpaceDE w:val="0"/>
              <w:autoSpaceDN w:val="0"/>
              <w:adjustRightInd w:val="0"/>
              <w:spacing w:before="120" w:after="0" w:line="240" w:lineRule="auto"/>
              <w:ind w:left="67" w:hanging="90"/>
              <w:jc w:val="both"/>
              <w:rPr>
                <w:rFonts w:ascii="Times New Roman" w:eastAsiaTheme="minorHAnsi" w:hAnsi="Times New Roman"/>
                <w:sz w:val="22"/>
                <w:szCs w:val="22"/>
              </w:rPr>
            </w:pPr>
            <w:r w:rsidRPr="00842785">
              <w:rPr>
                <w:rFonts w:ascii="Times New Roman" w:eastAsiaTheme="minorHAnsi" w:hAnsi="Times New Roman"/>
                <w:sz w:val="22"/>
                <w:szCs w:val="22"/>
              </w:rPr>
              <w:t>Монтаж, техническое обслуживание и ремонт автоматических систем (элементов автоматических систем) противодымной вентиляции, включая диспетчеризацию и проведение пусконаладочных работ;</w:t>
            </w:r>
          </w:p>
          <w:p w14:paraId="252E06AA" w14:textId="77777777" w:rsidR="00842785" w:rsidRPr="00842785" w:rsidRDefault="00842785" w:rsidP="007D2681">
            <w:pPr>
              <w:pStyle w:val="a9"/>
              <w:numPr>
                <w:ilvl w:val="0"/>
                <w:numId w:val="16"/>
              </w:numPr>
              <w:tabs>
                <w:tab w:val="left" w:pos="350"/>
              </w:tabs>
              <w:autoSpaceDE w:val="0"/>
              <w:autoSpaceDN w:val="0"/>
              <w:adjustRightInd w:val="0"/>
              <w:spacing w:before="120" w:after="0" w:line="240" w:lineRule="auto"/>
              <w:ind w:left="67" w:hanging="90"/>
              <w:jc w:val="both"/>
              <w:rPr>
                <w:rFonts w:ascii="Times New Roman" w:eastAsiaTheme="minorHAnsi" w:hAnsi="Times New Roman"/>
                <w:sz w:val="22"/>
                <w:szCs w:val="22"/>
              </w:rPr>
            </w:pPr>
            <w:r w:rsidRPr="00842785">
              <w:rPr>
                <w:rFonts w:ascii="Times New Roman" w:eastAsiaTheme="minorHAnsi" w:hAnsi="Times New Roman"/>
                <w:sz w:val="22"/>
                <w:szCs w:val="22"/>
              </w:rPr>
              <w:t>Монтаж, техническое обслуживание и ремонт систем оповещения и эвакуации при пожаре и их элементов, включая диспетчеризацию и проведение пусконаладочных работ, в том числе фотолюминесцентных эвакуационных систем и их элементов;</w:t>
            </w:r>
          </w:p>
          <w:p w14:paraId="71C263B3" w14:textId="77777777" w:rsidR="00842785" w:rsidRPr="00842785" w:rsidRDefault="00842785" w:rsidP="007D2681">
            <w:pPr>
              <w:pStyle w:val="a9"/>
              <w:numPr>
                <w:ilvl w:val="0"/>
                <w:numId w:val="16"/>
              </w:numPr>
              <w:tabs>
                <w:tab w:val="left" w:pos="350"/>
              </w:tabs>
              <w:autoSpaceDE w:val="0"/>
              <w:autoSpaceDN w:val="0"/>
              <w:adjustRightInd w:val="0"/>
              <w:spacing w:before="120" w:after="0" w:line="240" w:lineRule="auto"/>
              <w:ind w:left="67" w:hanging="90"/>
              <w:jc w:val="both"/>
              <w:rPr>
                <w:rFonts w:ascii="Times New Roman" w:eastAsiaTheme="minorHAnsi" w:hAnsi="Times New Roman"/>
                <w:sz w:val="22"/>
                <w:szCs w:val="22"/>
              </w:rPr>
            </w:pPr>
            <w:r w:rsidRPr="00842785">
              <w:rPr>
                <w:rFonts w:ascii="Times New Roman" w:eastAsiaTheme="minorHAnsi" w:hAnsi="Times New Roman"/>
                <w:sz w:val="22"/>
                <w:szCs w:val="22"/>
              </w:rPr>
              <w:t>Монтаж, техническое обслуживание и ремонт автоматических систем (элементов автоматических систем) передачи извещений о пожаре, включая диспетчеризацию и проведение пусконаладочных работ.</w:t>
            </w:r>
          </w:p>
          <w:p w14:paraId="22AEB2AB" w14:textId="4977AFDB" w:rsidR="00842785" w:rsidRPr="00842785" w:rsidRDefault="00842785" w:rsidP="00197D5D">
            <w:pPr>
              <w:suppressAutoHyphens w:val="0"/>
              <w:autoSpaceDE w:val="0"/>
              <w:autoSpaceDN w:val="0"/>
              <w:adjustRightInd w:val="0"/>
              <w:spacing w:line="276" w:lineRule="auto"/>
              <w:jc w:val="both"/>
              <w:rPr>
                <w:sz w:val="22"/>
                <w:szCs w:val="22"/>
                <w:highlight w:val="green"/>
                <w:lang w:val="x-none"/>
              </w:rPr>
            </w:pPr>
          </w:p>
          <w:p w14:paraId="2596E1F6" w14:textId="4C467A22" w:rsidR="00194083" w:rsidRPr="00842785" w:rsidRDefault="00842785" w:rsidP="00197D5D">
            <w:pPr>
              <w:suppressAutoHyphens w:val="0"/>
              <w:autoSpaceDE w:val="0"/>
              <w:autoSpaceDN w:val="0"/>
              <w:adjustRightInd w:val="0"/>
              <w:spacing w:line="276" w:lineRule="auto"/>
              <w:jc w:val="both"/>
              <w:rPr>
                <w:sz w:val="22"/>
                <w:szCs w:val="22"/>
              </w:rPr>
            </w:pPr>
            <w:r w:rsidRPr="00842785">
              <w:rPr>
                <w:sz w:val="22"/>
                <w:szCs w:val="22"/>
                <w:highlight w:val="green"/>
              </w:rPr>
              <w:t xml:space="preserve">к) </w:t>
            </w:r>
            <w:r w:rsidR="00194083" w:rsidRPr="00842785">
              <w:rPr>
                <w:sz w:val="22"/>
                <w:szCs w:val="22"/>
                <w:highlight w:val="green"/>
              </w:rPr>
              <w:t>копии заключенных договоров</w:t>
            </w:r>
            <w:r>
              <w:rPr>
                <w:sz w:val="22"/>
                <w:szCs w:val="22"/>
                <w:highlight w:val="green"/>
              </w:rPr>
              <w:t xml:space="preserve"> (не менее трёх исполненных договоров)</w:t>
            </w:r>
            <w:r w:rsidR="00194083" w:rsidRPr="00842785">
              <w:rPr>
                <w:sz w:val="22"/>
                <w:szCs w:val="22"/>
                <w:highlight w:val="green"/>
              </w:rPr>
              <w:t>, подтверждающих наличие у участника закупки опыта выполнения работ, являющихся предметом закупки, а также документы, подтверждающих их исполнение</w:t>
            </w:r>
            <w:r>
              <w:rPr>
                <w:sz w:val="22"/>
                <w:szCs w:val="22"/>
              </w:rPr>
              <w:t xml:space="preserve"> (</w:t>
            </w:r>
            <w:r w:rsidRPr="00A9039A">
              <w:rPr>
                <w:b/>
                <w:bCs/>
              </w:rPr>
              <w:t xml:space="preserve">общая стоимость выполненных работ по </w:t>
            </w:r>
            <w:r>
              <w:rPr>
                <w:b/>
                <w:bCs/>
              </w:rPr>
              <w:t>таким договорам</w:t>
            </w:r>
            <w:r w:rsidRPr="00A9039A">
              <w:rPr>
                <w:b/>
                <w:bCs/>
              </w:rPr>
              <w:t xml:space="preserve"> должна быть не менее 30% от начальной (максимальной) цены договора по настоящей закупке</w:t>
            </w:r>
            <w:r>
              <w:rPr>
                <w:b/>
                <w:bCs/>
              </w:rPr>
              <w:t>)</w:t>
            </w:r>
            <w:r w:rsidR="00194083" w:rsidRPr="00842785">
              <w:rPr>
                <w:sz w:val="22"/>
                <w:szCs w:val="22"/>
              </w:rPr>
              <w:t>;</w:t>
            </w:r>
          </w:p>
          <w:p w14:paraId="7DB556C7" w14:textId="09DDDC83" w:rsidR="009A0DD2" w:rsidRPr="00842785" w:rsidRDefault="00842785" w:rsidP="00197D5D">
            <w:pPr>
              <w:suppressAutoHyphens w:val="0"/>
              <w:autoSpaceDE w:val="0"/>
              <w:autoSpaceDN w:val="0"/>
              <w:adjustRightInd w:val="0"/>
              <w:spacing w:line="276" w:lineRule="auto"/>
              <w:jc w:val="both"/>
              <w:rPr>
                <w:sz w:val="22"/>
                <w:szCs w:val="22"/>
              </w:rPr>
            </w:pPr>
            <w:r>
              <w:rPr>
                <w:sz w:val="22"/>
                <w:szCs w:val="22"/>
                <w:highlight w:val="green"/>
              </w:rPr>
              <w:t>л</w:t>
            </w:r>
            <w:r w:rsidR="00197D5D" w:rsidRPr="00842785">
              <w:rPr>
                <w:sz w:val="22"/>
                <w:szCs w:val="22"/>
                <w:highlight w:val="green"/>
              </w:rPr>
              <w:t xml:space="preserve">) </w:t>
            </w:r>
            <w:r w:rsidR="00194083" w:rsidRPr="00842785">
              <w:rPr>
                <w:sz w:val="22"/>
                <w:szCs w:val="22"/>
                <w:highlight w:val="green"/>
              </w:rPr>
              <w:t>копия протокола проверки знаний правил работы в электроустановках, выданного Ростехнадзором, подтверждающая наличие у участника закупки персонала, аттестованного на группу по электробезопасности не ниже III до 1000В</w:t>
            </w:r>
            <w:r w:rsidR="00812EAD" w:rsidRPr="00842785">
              <w:rPr>
                <w:sz w:val="22"/>
                <w:szCs w:val="22"/>
              </w:rPr>
              <w:t>.</w:t>
            </w:r>
          </w:p>
          <w:p w14:paraId="3643CB2B" w14:textId="16335BFD" w:rsidR="00812EAD" w:rsidRPr="00842785" w:rsidRDefault="00812EAD" w:rsidP="00842785">
            <w:pPr>
              <w:pStyle w:val="a9"/>
              <w:numPr>
                <w:ilvl w:val="0"/>
                <w:numId w:val="7"/>
              </w:numPr>
              <w:tabs>
                <w:tab w:val="left" w:pos="256"/>
              </w:tabs>
              <w:autoSpaceDE w:val="0"/>
              <w:autoSpaceDN w:val="0"/>
              <w:adjustRightInd w:val="0"/>
              <w:jc w:val="both"/>
              <w:rPr>
                <w:rFonts w:ascii="Times New Roman" w:hAnsi="Times New Roman"/>
                <w:b/>
                <w:sz w:val="22"/>
                <w:szCs w:val="22"/>
                <w:u w:val="single"/>
              </w:rPr>
            </w:pPr>
            <w:bookmarkStart w:id="6" w:name="_Ref372619674"/>
            <w:r w:rsidRPr="00842785">
              <w:rPr>
                <w:rFonts w:ascii="Times New Roman" w:hAnsi="Times New Roman"/>
                <w:b/>
                <w:sz w:val="22"/>
                <w:szCs w:val="22"/>
                <w:u w:val="single"/>
              </w:rPr>
              <w:t>Для индивидуального предпринимателя:</w:t>
            </w:r>
            <w:bookmarkEnd w:id="6"/>
          </w:p>
          <w:p w14:paraId="672ED2A5" w14:textId="5680E0D2" w:rsidR="00812EAD" w:rsidRDefault="00812EAD" w:rsidP="00842785">
            <w:pPr>
              <w:numPr>
                <w:ilvl w:val="1"/>
                <w:numId w:val="7"/>
              </w:numPr>
              <w:suppressAutoHyphens w:val="0"/>
              <w:autoSpaceDE w:val="0"/>
              <w:autoSpaceDN w:val="0"/>
              <w:adjustRightInd w:val="0"/>
              <w:spacing w:line="276" w:lineRule="auto"/>
              <w:ind w:left="0" w:firstLine="0"/>
              <w:jc w:val="both"/>
              <w:rPr>
                <w:sz w:val="22"/>
                <w:szCs w:val="22"/>
              </w:rPr>
            </w:pPr>
            <w:r w:rsidRPr="00842785">
              <w:rPr>
                <w:sz w:val="22"/>
                <w:szCs w:val="22"/>
              </w:rPr>
              <w:t>фамилию, имя, отчество, паспортные данные, сведения о месте</w:t>
            </w:r>
            <w:r w:rsidRPr="00812EAD">
              <w:rPr>
                <w:sz w:val="22"/>
                <w:szCs w:val="22"/>
              </w:rPr>
              <w:t xml:space="preserve"> жительства, номер контактного телефона</w:t>
            </w:r>
            <w:r w:rsidR="002B1699">
              <w:rPr>
                <w:sz w:val="22"/>
                <w:szCs w:val="22"/>
              </w:rPr>
              <w:t xml:space="preserve"> </w:t>
            </w:r>
            <w:r w:rsidR="002B1699" w:rsidRPr="00C92E44">
              <w:rPr>
                <w:i/>
                <w:sz w:val="22"/>
              </w:rPr>
              <w:t>(</w:t>
            </w:r>
            <w:r w:rsidR="002B1699" w:rsidRPr="008C3772">
              <w:rPr>
                <w:b/>
                <w:i/>
                <w:sz w:val="22"/>
              </w:rPr>
              <w:t>возможно предоставление указанных сведений согласно прилагаемой к настоящей документации Анкете</w:t>
            </w:r>
            <w:r w:rsidR="002B1699">
              <w:rPr>
                <w:b/>
                <w:i/>
                <w:sz w:val="22"/>
              </w:rPr>
              <w:t xml:space="preserve"> – форма № </w:t>
            </w:r>
            <w:r w:rsidR="007A7AF7">
              <w:rPr>
                <w:b/>
                <w:i/>
                <w:sz w:val="22"/>
              </w:rPr>
              <w:t>2</w:t>
            </w:r>
            <w:r w:rsidR="002B1699" w:rsidRPr="00C92E44">
              <w:rPr>
                <w:i/>
                <w:sz w:val="22"/>
              </w:rPr>
              <w:t>)</w:t>
            </w:r>
            <w:r w:rsidRPr="00812EAD">
              <w:rPr>
                <w:sz w:val="22"/>
                <w:szCs w:val="22"/>
              </w:rPr>
              <w:t>;</w:t>
            </w:r>
          </w:p>
          <w:p w14:paraId="535D2AED" w14:textId="21F1BE39" w:rsidR="00582C93" w:rsidRPr="00812EAD" w:rsidRDefault="00582C93" w:rsidP="00842785">
            <w:pPr>
              <w:numPr>
                <w:ilvl w:val="1"/>
                <w:numId w:val="7"/>
              </w:numPr>
              <w:suppressAutoHyphens w:val="0"/>
              <w:autoSpaceDE w:val="0"/>
              <w:autoSpaceDN w:val="0"/>
              <w:adjustRightInd w:val="0"/>
              <w:spacing w:line="276" w:lineRule="auto"/>
              <w:ind w:left="0" w:firstLine="0"/>
              <w:jc w:val="both"/>
              <w:rPr>
                <w:sz w:val="22"/>
                <w:szCs w:val="22"/>
              </w:rPr>
            </w:pPr>
            <w:r>
              <w:rPr>
                <w:sz w:val="22"/>
                <w:szCs w:val="22"/>
              </w:rPr>
              <w:t>декларацию о соответствии участника закупки установленным требованиям (форма № 3);</w:t>
            </w:r>
          </w:p>
          <w:p w14:paraId="0A540233" w14:textId="657F94C3" w:rsidR="00812EAD" w:rsidRPr="00812EAD" w:rsidRDefault="00812EAD" w:rsidP="00842785">
            <w:pPr>
              <w:numPr>
                <w:ilvl w:val="1"/>
                <w:numId w:val="7"/>
              </w:numPr>
              <w:suppressAutoHyphens w:val="0"/>
              <w:autoSpaceDE w:val="0"/>
              <w:autoSpaceDN w:val="0"/>
              <w:adjustRightInd w:val="0"/>
              <w:spacing w:line="276" w:lineRule="auto"/>
              <w:ind w:left="0" w:firstLine="0"/>
              <w:jc w:val="both"/>
              <w:rPr>
                <w:sz w:val="22"/>
                <w:szCs w:val="22"/>
              </w:rPr>
            </w:pPr>
            <w:r w:rsidRPr="00812EAD">
              <w:rPr>
                <w:sz w:val="22"/>
                <w:szCs w:val="22"/>
              </w:rPr>
              <w:t xml:space="preserve">выписку из единого государственного реестра индивидуальных предпринимателей, полученную не ранее чем за 6 месяцев до дня размещения в единой информационной системе извещения о проведении </w:t>
            </w:r>
            <w:r w:rsidR="007E67F3">
              <w:rPr>
                <w:sz w:val="22"/>
                <w:szCs w:val="22"/>
              </w:rPr>
              <w:t>закупки</w:t>
            </w:r>
            <w:r w:rsidRPr="00812EAD">
              <w:rPr>
                <w:sz w:val="22"/>
                <w:szCs w:val="22"/>
              </w:rPr>
              <w:t>;</w:t>
            </w:r>
          </w:p>
          <w:p w14:paraId="15711033" w14:textId="77777777" w:rsidR="005E16F0" w:rsidRPr="005E16F0" w:rsidRDefault="00812EAD" w:rsidP="00842785">
            <w:pPr>
              <w:numPr>
                <w:ilvl w:val="1"/>
                <w:numId w:val="7"/>
              </w:numPr>
              <w:suppressAutoHyphens w:val="0"/>
              <w:autoSpaceDE w:val="0"/>
              <w:autoSpaceDN w:val="0"/>
              <w:adjustRightInd w:val="0"/>
              <w:spacing w:line="276" w:lineRule="auto"/>
              <w:ind w:left="0" w:firstLine="0"/>
              <w:jc w:val="both"/>
              <w:rPr>
                <w:sz w:val="22"/>
                <w:szCs w:val="22"/>
                <w:highlight w:val="green"/>
              </w:rPr>
            </w:pPr>
            <w:r w:rsidRPr="005E16F0">
              <w:rPr>
                <w:sz w:val="22"/>
                <w:szCs w:val="22"/>
                <w:highlight w:val="green"/>
              </w:rPr>
              <w:t xml:space="preserve">справку, подтверждающую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выданную соответствующими подразделениями Федеральной налоговой службы не ранее чем за 20 дней до срока окончания приёма </w:t>
            </w:r>
            <w:r w:rsidR="00A653F5" w:rsidRPr="005E16F0">
              <w:rPr>
                <w:sz w:val="22"/>
                <w:szCs w:val="22"/>
                <w:highlight w:val="green"/>
              </w:rPr>
              <w:t>заявок</w:t>
            </w:r>
            <w:r w:rsidR="005E16F0" w:rsidRPr="005E16F0">
              <w:rPr>
                <w:sz w:val="22"/>
                <w:szCs w:val="22"/>
                <w:highlight w:val="green"/>
              </w:rPr>
              <w:t>;</w:t>
            </w:r>
          </w:p>
          <w:p w14:paraId="4ADF9525" w14:textId="77777777" w:rsidR="00842785" w:rsidRPr="00842785" w:rsidRDefault="00842785" w:rsidP="00842785">
            <w:pPr>
              <w:numPr>
                <w:ilvl w:val="1"/>
                <w:numId w:val="7"/>
              </w:numPr>
              <w:suppressAutoHyphens w:val="0"/>
              <w:autoSpaceDE w:val="0"/>
              <w:autoSpaceDN w:val="0"/>
              <w:adjustRightInd w:val="0"/>
              <w:spacing w:line="276" w:lineRule="auto"/>
              <w:ind w:left="0" w:firstLine="0"/>
              <w:jc w:val="both"/>
              <w:rPr>
                <w:sz w:val="22"/>
                <w:szCs w:val="22"/>
                <w:highlight w:val="green"/>
              </w:rPr>
            </w:pPr>
            <w:r w:rsidRPr="00842785">
              <w:rPr>
                <w:sz w:val="22"/>
                <w:szCs w:val="22"/>
                <w:highlight w:val="green"/>
                <w:u w:val="single"/>
              </w:rPr>
              <w:t xml:space="preserve">копия лицензии на осуществление деятельности по монтажу, техническому обслуживанию и ремонту средств обеспечения пожарной безопасности зданий и сооружений или выпиской из реестра лицензий, предусмотренной Федеральным законом от 04.05.2011 № 99-ФЗ  ''О лицензировании отдельных видов деятельности'', </w:t>
            </w:r>
            <w:r w:rsidRPr="00842785">
              <w:rPr>
                <w:b/>
                <w:bCs/>
                <w:sz w:val="22"/>
                <w:szCs w:val="22"/>
              </w:rPr>
              <w:t>с видами работ, выполняемыми в составе лицензируемого вида деятельности</w:t>
            </w:r>
            <w:r w:rsidRPr="00842785">
              <w:rPr>
                <w:sz w:val="22"/>
                <w:szCs w:val="22"/>
              </w:rPr>
              <w:t>:</w:t>
            </w:r>
          </w:p>
          <w:p w14:paraId="7E69981C" w14:textId="77777777" w:rsidR="00842785" w:rsidRPr="00842785" w:rsidRDefault="00842785" w:rsidP="00842785">
            <w:pPr>
              <w:pStyle w:val="a9"/>
              <w:numPr>
                <w:ilvl w:val="0"/>
                <w:numId w:val="15"/>
              </w:numPr>
              <w:tabs>
                <w:tab w:val="left" w:pos="350"/>
              </w:tabs>
              <w:autoSpaceDE w:val="0"/>
              <w:autoSpaceDN w:val="0"/>
              <w:adjustRightInd w:val="0"/>
              <w:spacing w:before="120" w:after="0" w:line="240" w:lineRule="auto"/>
              <w:ind w:left="261" w:hanging="261"/>
              <w:jc w:val="both"/>
              <w:rPr>
                <w:rFonts w:ascii="Times New Roman" w:eastAsiaTheme="minorHAnsi" w:hAnsi="Times New Roman"/>
                <w:sz w:val="22"/>
                <w:szCs w:val="22"/>
              </w:rPr>
            </w:pPr>
            <w:r w:rsidRPr="00842785">
              <w:rPr>
                <w:rFonts w:ascii="Times New Roman" w:eastAsiaTheme="minorHAnsi" w:hAnsi="Times New Roman"/>
                <w:sz w:val="22"/>
                <w:szCs w:val="22"/>
              </w:rPr>
              <w:t>Монтаж, техническое обслуживание и ремонт систем пожаротушения и их элементов, включая диспетчеризацию и проведение пусконаладочных работ;</w:t>
            </w:r>
          </w:p>
          <w:p w14:paraId="33FD6B0D" w14:textId="77777777" w:rsidR="00842785" w:rsidRPr="00842785" w:rsidRDefault="00842785" w:rsidP="00842785">
            <w:pPr>
              <w:pStyle w:val="a9"/>
              <w:numPr>
                <w:ilvl w:val="0"/>
                <w:numId w:val="15"/>
              </w:numPr>
              <w:tabs>
                <w:tab w:val="left" w:pos="350"/>
              </w:tabs>
              <w:autoSpaceDE w:val="0"/>
              <w:autoSpaceDN w:val="0"/>
              <w:adjustRightInd w:val="0"/>
              <w:spacing w:before="120" w:after="0" w:line="240" w:lineRule="auto"/>
              <w:ind w:left="261" w:hanging="261"/>
              <w:jc w:val="both"/>
              <w:rPr>
                <w:rFonts w:ascii="Times New Roman" w:eastAsiaTheme="minorHAnsi" w:hAnsi="Times New Roman"/>
                <w:sz w:val="22"/>
                <w:szCs w:val="22"/>
              </w:rPr>
            </w:pPr>
            <w:r w:rsidRPr="00842785">
              <w:rPr>
                <w:rFonts w:ascii="Times New Roman" w:eastAsiaTheme="minorHAnsi" w:hAnsi="Times New Roman"/>
                <w:sz w:val="22"/>
                <w:szCs w:val="22"/>
              </w:rPr>
              <w:t>Монтаж, техническое обслуживание и ремонт систем пожарной и охранно-пожарной сигнализации и их элементов, включая диспетчеризацию и проведение пусконаладочных работ;</w:t>
            </w:r>
          </w:p>
          <w:p w14:paraId="1C009563" w14:textId="77777777" w:rsidR="00842785" w:rsidRPr="00842785" w:rsidRDefault="00842785" w:rsidP="00842785">
            <w:pPr>
              <w:pStyle w:val="a9"/>
              <w:numPr>
                <w:ilvl w:val="0"/>
                <w:numId w:val="15"/>
              </w:numPr>
              <w:tabs>
                <w:tab w:val="left" w:pos="350"/>
              </w:tabs>
              <w:autoSpaceDE w:val="0"/>
              <w:autoSpaceDN w:val="0"/>
              <w:adjustRightInd w:val="0"/>
              <w:spacing w:before="120" w:after="0" w:line="240" w:lineRule="auto"/>
              <w:ind w:left="261" w:hanging="261"/>
              <w:jc w:val="both"/>
              <w:rPr>
                <w:rFonts w:ascii="Times New Roman" w:eastAsiaTheme="minorHAnsi" w:hAnsi="Times New Roman"/>
                <w:sz w:val="22"/>
                <w:szCs w:val="22"/>
              </w:rPr>
            </w:pPr>
            <w:r w:rsidRPr="00842785">
              <w:rPr>
                <w:rFonts w:ascii="Times New Roman" w:eastAsiaTheme="minorHAnsi" w:hAnsi="Times New Roman"/>
                <w:sz w:val="22"/>
                <w:szCs w:val="22"/>
              </w:rPr>
              <w:t>Монтаж, техническое обслуживание и ремонт систем противопожарного водоснабжения и их элементов, включая диспетчеризацию и проведение пусконаладочных работ;</w:t>
            </w:r>
          </w:p>
          <w:p w14:paraId="5D6FAB43" w14:textId="77777777" w:rsidR="00842785" w:rsidRPr="00842785" w:rsidRDefault="00842785" w:rsidP="00842785">
            <w:pPr>
              <w:pStyle w:val="a9"/>
              <w:numPr>
                <w:ilvl w:val="0"/>
                <w:numId w:val="15"/>
              </w:numPr>
              <w:tabs>
                <w:tab w:val="left" w:pos="350"/>
              </w:tabs>
              <w:autoSpaceDE w:val="0"/>
              <w:autoSpaceDN w:val="0"/>
              <w:adjustRightInd w:val="0"/>
              <w:spacing w:before="120" w:after="0" w:line="240" w:lineRule="auto"/>
              <w:ind w:left="261" w:hanging="261"/>
              <w:jc w:val="both"/>
              <w:rPr>
                <w:rFonts w:ascii="Times New Roman" w:eastAsiaTheme="minorHAnsi" w:hAnsi="Times New Roman"/>
                <w:sz w:val="22"/>
                <w:szCs w:val="22"/>
              </w:rPr>
            </w:pPr>
            <w:r w:rsidRPr="00842785">
              <w:rPr>
                <w:rFonts w:ascii="Times New Roman" w:eastAsiaTheme="minorHAnsi" w:hAnsi="Times New Roman"/>
                <w:sz w:val="22"/>
                <w:szCs w:val="22"/>
              </w:rPr>
              <w:t>Монтаж, техническое обслуживание и ремонт автоматических систем (элементов автоматических систем) противодымной вентиляции, включая диспетчеризацию и проведение пусконаладочных работ;</w:t>
            </w:r>
          </w:p>
          <w:p w14:paraId="200A214D" w14:textId="77777777" w:rsidR="00842785" w:rsidRPr="00842785" w:rsidRDefault="00842785" w:rsidP="00842785">
            <w:pPr>
              <w:pStyle w:val="a9"/>
              <w:numPr>
                <w:ilvl w:val="0"/>
                <w:numId w:val="15"/>
              </w:numPr>
              <w:tabs>
                <w:tab w:val="left" w:pos="350"/>
              </w:tabs>
              <w:autoSpaceDE w:val="0"/>
              <w:autoSpaceDN w:val="0"/>
              <w:adjustRightInd w:val="0"/>
              <w:spacing w:before="120" w:after="0" w:line="240" w:lineRule="auto"/>
              <w:ind w:left="261" w:hanging="261"/>
              <w:jc w:val="both"/>
              <w:rPr>
                <w:rFonts w:ascii="Times New Roman" w:eastAsiaTheme="minorHAnsi" w:hAnsi="Times New Roman"/>
                <w:sz w:val="22"/>
                <w:szCs w:val="22"/>
              </w:rPr>
            </w:pPr>
            <w:r w:rsidRPr="00842785">
              <w:rPr>
                <w:rFonts w:ascii="Times New Roman" w:eastAsiaTheme="minorHAnsi" w:hAnsi="Times New Roman"/>
                <w:sz w:val="22"/>
                <w:szCs w:val="22"/>
              </w:rPr>
              <w:t>Монтаж, техническое обслуживание и ремонт систем оповещения и эвакуации при пожаре и их элементов, включая диспетчеризацию и проведение пусконаладочных работ, в том числе фотолюминесцентных эвакуационных систем и их элементов;</w:t>
            </w:r>
          </w:p>
          <w:p w14:paraId="3FAC5965" w14:textId="77777777" w:rsidR="00842785" w:rsidRPr="00842785" w:rsidRDefault="00842785" w:rsidP="00842785">
            <w:pPr>
              <w:pStyle w:val="a9"/>
              <w:numPr>
                <w:ilvl w:val="0"/>
                <w:numId w:val="15"/>
              </w:numPr>
              <w:tabs>
                <w:tab w:val="left" w:pos="350"/>
              </w:tabs>
              <w:autoSpaceDE w:val="0"/>
              <w:autoSpaceDN w:val="0"/>
              <w:adjustRightInd w:val="0"/>
              <w:spacing w:before="120" w:after="0" w:line="240" w:lineRule="auto"/>
              <w:ind w:left="261" w:hanging="261"/>
              <w:jc w:val="both"/>
              <w:rPr>
                <w:rFonts w:ascii="Times New Roman" w:eastAsiaTheme="minorHAnsi" w:hAnsi="Times New Roman"/>
                <w:sz w:val="22"/>
                <w:szCs w:val="22"/>
              </w:rPr>
            </w:pPr>
            <w:r w:rsidRPr="00842785">
              <w:rPr>
                <w:rFonts w:ascii="Times New Roman" w:eastAsiaTheme="minorHAnsi" w:hAnsi="Times New Roman"/>
                <w:sz w:val="22"/>
                <w:szCs w:val="22"/>
              </w:rPr>
              <w:t>Монтаж, техническое обслуживание и ремонт автоматических систем (элементов автоматических систем) передачи извещений о пожаре, включая диспетчеризацию и проведение пусконаладочных работ.</w:t>
            </w:r>
          </w:p>
          <w:p w14:paraId="51EE4A09" w14:textId="77777777" w:rsidR="00842785" w:rsidRPr="00842785" w:rsidRDefault="00842785" w:rsidP="00842785">
            <w:pPr>
              <w:suppressAutoHyphens w:val="0"/>
              <w:autoSpaceDE w:val="0"/>
              <w:autoSpaceDN w:val="0"/>
              <w:adjustRightInd w:val="0"/>
              <w:spacing w:line="276" w:lineRule="auto"/>
              <w:jc w:val="both"/>
              <w:rPr>
                <w:sz w:val="22"/>
                <w:szCs w:val="22"/>
                <w:highlight w:val="green"/>
                <w:lang w:val="x-none"/>
              </w:rPr>
            </w:pPr>
          </w:p>
          <w:p w14:paraId="3D9B2D03" w14:textId="4A5C8DAF" w:rsidR="00842785" w:rsidRPr="00842785" w:rsidRDefault="000454C5" w:rsidP="00842785">
            <w:pPr>
              <w:suppressAutoHyphens w:val="0"/>
              <w:autoSpaceDE w:val="0"/>
              <w:autoSpaceDN w:val="0"/>
              <w:adjustRightInd w:val="0"/>
              <w:spacing w:line="276" w:lineRule="auto"/>
              <w:jc w:val="both"/>
              <w:rPr>
                <w:sz w:val="22"/>
                <w:szCs w:val="22"/>
              </w:rPr>
            </w:pPr>
            <w:r>
              <w:rPr>
                <w:sz w:val="22"/>
                <w:szCs w:val="22"/>
                <w:highlight w:val="green"/>
              </w:rPr>
              <w:t>е</w:t>
            </w:r>
            <w:r w:rsidR="00842785" w:rsidRPr="00842785">
              <w:rPr>
                <w:sz w:val="22"/>
                <w:szCs w:val="22"/>
                <w:highlight w:val="green"/>
              </w:rPr>
              <w:t>) копии заключенных договоров</w:t>
            </w:r>
            <w:r w:rsidR="00842785">
              <w:rPr>
                <w:sz w:val="22"/>
                <w:szCs w:val="22"/>
                <w:highlight w:val="green"/>
              </w:rPr>
              <w:t xml:space="preserve"> (не менее трёх исполненных договоров)</w:t>
            </w:r>
            <w:r w:rsidR="00842785" w:rsidRPr="00842785">
              <w:rPr>
                <w:sz w:val="22"/>
                <w:szCs w:val="22"/>
                <w:highlight w:val="green"/>
              </w:rPr>
              <w:t>, подтверждающих наличие у участника закупки опыта выполнения работ, являющихся предметом закупки, а также документы, подтверждающих их исполнение</w:t>
            </w:r>
            <w:r w:rsidR="00842785">
              <w:rPr>
                <w:sz w:val="22"/>
                <w:szCs w:val="22"/>
              </w:rPr>
              <w:t xml:space="preserve"> (</w:t>
            </w:r>
            <w:r w:rsidR="00842785" w:rsidRPr="00A9039A">
              <w:rPr>
                <w:b/>
                <w:bCs/>
              </w:rPr>
              <w:t xml:space="preserve">общая стоимость выполненных работ по </w:t>
            </w:r>
            <w:r w:rsidR="00842785">
              <w:rPr>
                <w:b/>
                <w:bCs/>
              </w:rPr>
              <w:t>таким договорам</w:t>
            </w:r>
            <w:r w:rsidR="00842785" w:rsidRPr="00A9039A">
              <w:rPr>
                <w:b/>
                <w:bCs/>
              </w:rPr>
              <w:t xml:space="preserve"> должна быть не менее 30% от начальной (максимальной) цены договора по настоящей закупке</w:t>
            </w:r>
            <w:r w:rsidR="00842785">
              <w:rPr>
                <w:b/>
                <w:bCs/>
              </w:rPr>
              <w:t>)</w:t>
            </w:r>
            <w:r w:rsidR="00842785" w:rsidRPr="00842785">
              <w:rPr>
                <w:sz w:val="22"/>
                <w:szCs w:val="22"/>
              </w:rPr>
              <w:t>;</w:t>
            </w:r>
          </w:p>
          <w:p w14:paraId="11471567" w14:textId="2D6EA0FE" w:rsidR="00812EAD" w:rsidRPr="005E16F0" w:rsidRDefault="000454C5" w:rsidP="000454C5">
            <w:pPr>
              <w:suppressAutoHyphens w:val="0"/>
              <w:autoSpaceDE w:val="0"/>
              <w:autoSpaceDN w:val="0"/>
              <w:adjustRightInd w:val="0"/>
              <w:spacing w:line="276" w:lineRule="auto"/>
              <w:jc w:val="both"/>
              <w:rPr>
                <w:sz w:val="22"/>
                <w:szCs w:val="22"/>
                <w:highlight w:val="green"/>
              </w:rPr>
            </w:pPr>
            <w:r>
              <w:rPr>
                <w:sz w:val="22"/>
                <w:szCs w:val="22"/>
                <w:highlight w:val="green"/>
              </w:rPr>
              <w:t>ж</w:t>
            </w:r>
            <w:r w:rsidR="00842785" w:rsidRPr="00842785">
              <w:rPr>
                <w:sz w:val="22"/>
                <w:szCs w:val="22"/>
                <w:highlight w:val="green"/>
              </w:rPr>
              <w:t>) копия протокола проверки знаний правил работы в электроустановках, выданного Ростехнадзором, подтверждающая наличие у участника закупки персонала, аттестованного на группу по электробезопасности не ниже III до 1000В</w:t>
            </w:r>
            <w:r w:rsidR="00812EAD" w:rsidRPr="005E16F0">
              <w:rPr>
                <w:sz w:val="22"/>
                <w:szCs w:val="22"/>
                <w:highlight w:val="green"/>
              </w:rPr>
              <w:t>.</w:t>
            </w:r>
          </w:p>
          <w:p w14:paraId="4ED3E3C1" w14:textId="39637A01" w:rsidR="00620F6F" w:rsidRPr="00E04CBB" w:rsidRDefault="00620F6F" w:rsidP="00842785">
            <w:pPr>
              <w:pStyle w:val="a9"/>
              <w:numPr>
                <w:ilvl w:val="0"/>
                <w:numId w:val="7"/>
              </w:numPr>
              <w:tabs>
                <w:tab w:val="left" w:pos="397"/>
              </w:tabs>
              <w:autoSpaceDE w:val="0"/>
              <w:autoSpaceDN w:val="0"/>
              <w:adjustRightInd w:val="0"/>
              <w:jc w:val="both"/>
              <w:rPr>
                <w:rFonts w:ascii="Times New Roman" w:hAnsi="Times New Roman"/>
                <w:b/>
                <w:sz w:val="22"/>
                <w:szCs w:val="22"/>
                <w:u w:val="single"/>
              </w:rPr>
            </w:pPr>
            <w:bookmarkStart w:id="7" w:name="_Ref372619684"/>
            <w:r w:rsidRPr="00E04CBB">
              <w:rPr>
                <w:rFonts w:ascii="Times New Roman" w:hAnsi="Times New Roman"/>
                <w:b/>
                <w:sz w:val="22"/>
                <w:szCs w:val="22"/>
                <w:u w:val="single"/>
              </w:rPr>
              <w:t>Для физического лица:</w:t>
            </w:r>
            <w:bookmarkEnd w:id="7"/>
          </w:p>
          <w:p w14:paraId="470ABE90" w14:textId="6527145C" w:rsidR="007E5C03" w:rsidRPr="007E5C03" w:rsidRDefault="00D47BF3" w:rsidP="00D47BF3">
            <w:pPr>
              <w:suppressAutoHyphens w:val="0"/>
              <w:autoSpaceDE w:val="0"/>
              <w:autoSpaceDN w:val="0"/>
              <w:adjustRightInd w:val="0"/>
              <w:spacing w:line="276" w:lineRule="auto"/>
              <w:jc w:val="both"/>
              <w:rPr>
                <w:sz w:val="22"/>
                <w:szCs w:val="22"/>
              </w:rPr>
            </w:pPr>
            <w:r>
              <w:rPr>
                <w:sz w:val="22"/>
                <w:szCs w:val="22"/>
              </w:rPr>
              <w:t xml:space="preserve">а) </w:t>
            </w:r>
            <w:r w:rsidR="00620F6F" w:rsidRPr="00620F6F">
              <w:rPr>
                <w:sz w:val="22"/>
                <w:szCs w:val="22"/>
              </w:rPr>
              <w:t>фамилию, имя, отчество, паспортные данные, сведения о месте жительства, номер контактного телефона</w:t>
            </w:r>
            <w:r w:rsidR="002B1699">
              <w:rPr>
                <w:sz w:val="22"/>
                <w:szCs w:val="22"/>
              </w:rPr>
              <w:t xml:space="preserve"> </w:t>
            </w:r>
            <w:r w:rsidR="002B1699" w:rsidRPr="00C92E44">
              <w:rPr>
                <w:i/>
                <w:sz w:val="22"/>
              </w:rPr>
              <w:t>(</w:t>
            </w:r>
            <w:r w:rsidR="002B1699" w:rsidRPr="008C3772">
              <w:rPr>
                <w:b/>
                <w:i/>
                <w:sz w:val="22"/>
              </w:rPr>
              <w:t>возможно предоставление указанных сведений согласно прилагаемой к настоящей документации Анкете</w:t>
            </w:r>
            <w:r w:rsidR="002B1699">
              <w:rPr>
                <w:b/>
                <w:i/>
                <w:sz w:val="22"/>
              </w:rPr>
              <w:t xml:space="preserve"> – форма №</w:t>
            </w:r>
            <w:r w:rsidR="00582C93">
              <w:rPr>
                <w:b/>
                <w:i/>
                <w:sz w:val="22"/>
              </w:rPr>
              <w:t xml:space="preserve"> 2</w:t>
            </w:r>
            <w:r w:rsidR="002B1699" w:rsidRPr="00C92E44">
              <w:rPr>
                <w:i/>
                <w:sz w:val="22"/>
              </w:rPr>
              <w:t>)</w:t>
            </w:r>
            <w:r w:rsidR="007E5C03">
              <w:rPr>
                <w:i/>
                <w:sz w:val="22"/>
              </w:rPr>
              <w:t>;</w:t>
            </w:r>
          </w:p>
          <w:p w14:paraId="41544C94" w14:textId="71CFF815" w:rsidR="00D47BF3" w:rsidRDefault="00D47BF3" w:rsidP="00D47BF3">
            <w:pPr>
              <w:suppressAutoHyphens w:val="0"/>
              <w:autoSpaceDE w:val="0"/>
              <w:autoSpaceDN w:val="0"/>
              <w:adjustRightInd w:val="0"/>
              <w:spacing w:line="276" w:lineRule="auto"/>
              <w:jc w:val="both"/>
              <w:rPr>
                <w:sz w:val="22"/>
                <w:szCs w:val="22"/>
              </w:rPr>
            </w:pPr>
            <w:r>
              <w:rPr>
                <w:sz w:val="22"/>
                <w:szCs w:val="22"/>
              </w:rPr>
              <w:t xml:space="preserve">б) </w:t>
            </w:r>
            <w:r w:rsidR="00582C93">
              <w:rPr>
                <w:sz w:val="22"/>
                <w:szCs w:val="22"/>
              </w:rPr>
              <w:t>декларацию</w:t>
            </w:r>
            <w:r w:rsidR="007E5C03">
              <w:rPr>
                <w:sz w:val="22"/>
                <w:szCs w:val="22"/>
              </w:rPr>
              <w:t xml:space="preserve"> о соответствии участника закупки установленным требованиям (форма № </w:t>
            </w:r>
            <w:r w:rsidR="00582C93">
              <w:rPr>
                <w:sz w:val="22"/>
                <w:szCs w:val="22"/>
              </w:rPr>
              <w:t>3</w:t>
            </w:r>
            <w:r w:rsidR="007E5C03">
              <w:rPr>
                <w:sz w:val="22"/>
                <w:szCs w:val="22"/>
              </w:rPr>
              <w:t>)</w:t>
            </w:r>
            <w:r>
              <w:rPr>
                <w:sz w:val="22"/>
                <w:szCs w:val="22"/>
              </w:rPr>
              <w:t>;</w:t>
            </w:r>
          </w:p>
          <w:p w14:paraId="78107D54" w14:textId="77777777" w:rsidR="000454C5" w:rsidRPr="00842785" w:rsidRDefault="00D47BF3" w:rsidP="000454C5">
            <w:pPr>
              <w:suppressAutoHyphens w:val="0"/>
              <w:autoSpaceDE w:val="0"/>
              <w:autoSpaceDN w:val="0"/>
              <w:adjustRightInd w:val="0"/>
              <w:spacing w:line="276" w:lineRule="auto"/>
              <w:jc w:val="both"/>
              <w:rPr>
                <w:sz w:val="22"/>
                <w:szCs w:val="22"/>
                <w:highlight w:val="green"/>
              </w:rPr>
            </w:pPr>
            <w:r>
              <w:rPr>
                <w:sz w:val="22"/>
                <w:szCs w:val="22"/>
              </w:rPr>
              <w:t>в)</w:t>
            </w:r>
            <w:r w:rsidR="000454C5">
              <w:rPr>
                <w:sz w:val="22"/>
                <w:szCs w:val="22"/>
              </w:rPr>
              <w:t xml:space="preserve"> </w:t>
            </w:r>
            <w:r w:rsidR="000454C5" w:rsidRPr="00842785">
              <w:rPr>
                <w:sz w:val="22"/>
                <w:szCs w:val="22"/>
                <w:highlight w:val="green"/>
                <w:u w:val="single"/>
              </w:rPr>
              <w:t xml:space="preserve">копия лицензии на осуществление деятельности по монтажу, техническому обслуживанию и ремонту средств обеспечения пожарной безопасности зданий и сооружений или выпиской из реестра лицензий, предусмотренной Федеральным законом от 04.05.2011 № 99-ФЗ  ''О лицензировании отдельных видов деятельности'', </w:t>
            </w:r>
            <w:r w:rsidR="000454C5" w:rsidRPr="00842785">
              <w:rPr>
                <w:b/>
                <w:bCs/>
                <w:sz w:val="22"/>
                <w:szCs w:val="22"/>
              </w:rPr>
              <w:t>с видами работ, выполняемыми в составе лицензируемого вида деятельности</w:t>
            </w:r>
            <w:r w:rsidR="000454C5" w:rsidRPr="00842785">
              <w:rPr>
                <w:sz w:val="22"/>
                <w:szCs w:val="22"/>
              </w:rPr>
              <w:t>:</w:t>
            </w:r>
          </w:p>
          <w:p w14:paraId="2BA4F5C1" w14:textId="77777777" w:rsidR="000454C5" w:rsidRPr="00842785" w:rsidRDefault="000454C5" w:rsidP="000454C5">
            <w:pPr>
              <w:pStyle w:val="a9"/>
              <w:numPr>
                <w:ilvl w:val="0"/>
                <w:numId w:val="15"/>
              </w:numPr>
              <w:tabs>
                <w:tab w:val="left" w:pos="350"/>
              </w:tabs>
              <w:autoSpaceDE w:val="0"/>
              <w:autoSpaceDN w:val="0"/>
              <w:adjustRightInd w:val="0"/>
              <w:spacing w:before="120" w:after="0" w:line="240" w:lineRule="auto"/>
              <w:ind w:left="261" w:hanging="261"/>
              <w:jc w:val="both"/>
              <w:rPr>
                <w:rFonts w:ascii="Times New Roman" w:eastAsiaTheme="minorHAnsi" w:hAnsi="Times New Roman"/>
                <w:sz w:val="22"/>
                <w:szCs w:val="22"/>
              </w:rPr>
            </w:pPr>
            <w:r w:rsidRPr="00842785">
              <w:rPr>
                <w:rFonts w:ascii="Times New Roman" w:eastAsiaTheme="minorHAnsi" w:hAnsi="Times New Roman"/>
                <w:sz w:val="22"/>
                <w:szCs w:val="22"/>
              </w:rPr>
              <w:t>Монтаж, техническое обслуживание и ремонт систем пожаротушения и их элементов, включая диспетчеризацию и проведение пусконаладочных работ;</w:t>
            </w:r>
          </w:p>
          <w:p w14:paraId="7274B8DD" w14:textId="77777777" w:rsidR="000454C5" w:rsidRPr="00842785" w:rsidRDefault="000454C5" w:rsidP="000454C5">
            <w:pPr>
              <w:pStyle w:val="a9"/>
              <w:numPr>
                <w:ilvl w:val="0"/>
                <w:numId w:val="15"/>
              </w:numPr>
              <w:tabs>
                <w:tab w:val="left" w:pos="350"/>
              </w:tabs>
              <w:autoSpaceDE w:val="0"/>
              <w:autoSpaceDN w:val="0"/>
              <w:adjustRightInd w:val="0"/>
              <w:spacing w:before="120" w:after="0" w:line="240" w:lineRule="auto"/>
              <w:ind w:left="261" w:hanging="261"/>
              <w:jc w:val="both"/>
              <w:rPr>
                <w:rFonts w:ascii="Times New Roman" w:eastAsiaTheme="minorHAnsi" w:hAnsi="Times New Roman"/>
                <w:sz w:val="22"/>
                <w:szCs w:val="22"/>
              </w:rPr>
            </w:pPr>
            <w:r w:rsidRPr="00842785">
              <w:rPr>
                <w:rFonts w:ascii="Times New Roman" w:eastAsiaTheme="minorHAnsi" w:hAnsi="Times New Roman"/>
                <w:sz w:val="22"/>
                <w:szCs w:val="22"/>
              </w:rPr>
              <w:t>Монтаж, техническое обслуживание и ремонт систем пожарной и охранно-пожарной сигнализации и их элементов, включая диспетчеризацию и проведение пусконаладочных работ;</w:t>
            </w:r>
          </w:p>
          <w:p w14:paraId="02E4E8A1" w14:textId="77777777" w:rsidR="000454C5" w:rsidRPr="00842785" w:rsidRDefault="000454C5" w:rsidP="000454C5">
            <w:pPr>
              <w:pStyle w:val="a9"/>
              <w:numPr>
                <w:ilvl w:val="0"/>
                <w:numId w:val="15"/>
              </w:numPr>
              <w:tabs>
                <w:tab w:val="left" w:pos="350"/>
              </w:tabs>
              <w:autoSpaceDE w:val="0"/>
              <w:autoSpaceDN w:val="0"/>
              <w:adjustRightInd w:val="0"/>
              <w:spacing w:before="120" w:after="0" w:line="240" w:lineRule="auto"/>
              <w:ind w:left="261" w:hanging="261"/>
              <w:jc w:val="both"/>
              <w:rPr>
                <w:rFonts w:ascii="Times New Roman" w:eastAsiaTheme="minorHAnsi" w:hAnsi="Times New Roman"/>
                <w:sz w:val="22"/>
                <w:szCs w:val="22"/>
              </w:rPr>
            </w:pPr>
            <w:r w:rsidRPr="00842785">
              <w:rPr>
                <w:rFonts w:ascii="Times New Roman" w:eastAsiaTheme="minorHAnsi" w:hAnsi="Times New Roman"/>
                <w:sz w:val="22"/>
                <w:szCs w:val="22"/>
              </w:rPr>
              <w:t>Монтаж, техническое обслуживание и ремонт систем противопожарного водоснабжения и их элементов, включая диспетчеризацию и проведение пусконаладочных работ;</w:t>
            </w:r>
          </w:p>
          <w:p w14:paraId="22BD2329" w14:textId="77777777" w:rsidR="000454C5" w:rsidRPr="00842785" w:rsidRDefault="000454C5" w:rsidP="000454C5">
            <w:pPr>
              <w:pStyle w:val="a9"/>
              <w:numPr>
                <w:ilvl w:val="0"/>
                <w:numId w:val="15"/>
              </w:numPr>
              <w:tabs>
                <w:tab w:val="left" w:pos="350"/>
              </w:tabs>
              <w:autoSpaceDE w:val="0"/>
              <w:autoSpaceDN w:val="0"/>
              <w:adjustRightInd w:val="0"/>
              <w:spacing w:before="120" w:after="0" w:line="240" w:lineRule="auto"/>
              <w:ind w:left="261" w:hanging="261"/>
              <w:jc w:val="both"/>
              <w:rPr>
                <w:rFonts w:ascii="Times New Roman" w:eastAsiaTheme="minorHAnsi" w:hAnsi="Times New Roman"/>
                <w:sz w:val="22"/>
                <w:szCs w:val="22"/>
              </w:rPr>
            </w:pPr>
            <w:r w:rsidRPr="00842785">
              <w:rPr>
                <w:rFonts w:ascii="Times New Roman" w:eastAsiaTheme="minorHAnsi" w:hAnsi="Times New Roman"/>
                <w:sz w:val="22"/>
                <w:szCs w:val="22"/>
              </w:rPr>
              <w:t>Монтаж, техническое обслуживание и ремонт автоматических систем (элементов автоматических систем) противодымной вентиляции, включая диспетчеризацию и проведение пусконаладочных работ;</w:t>
            </w:r>
          </w:p>
          <w:p w14:paraId="4CFA97FD" w14:textId="77777777" w:rsidR="000454C5" w:rsidRPr="00842785" w:rsidRDefault="000454C5" w:rsidP="000454C5">
            <w:pPr>
              <w:pStyle w:val="a9"/>
              <w:numPr>
                <w:ilvl w:val="0"/>
                <w:numId w:val="15"/>
              </w:numPr>
              <w:tabs>
                <w:tab w:val="left" w:pos="350"/>
              </w:tabs>
              <w:autoSpaceDE w:val="0"/>
              <w:autoSpaceDN w:val="0"/>
              <w:adjustRightInd w:val="0"/>
              <w:spacing w:before="120" w:after="0" w:line="240" w:lineRule="auto"/>
              <w:ind w:left="261" w:hanging="261"/>
              <w:jc w:val="both"/>
              <w:rPr>
                <w:rFonts w:ascii="Times New Roman" w:eastAsiaTheme="minorHAnsi" w:hAnsi="Times New Roman"/>
                <w:sz w:val="22"/>
                <w:szCs w:val="22"/>
              </w:rPr>
            </w:pPr>
            <w:r w:rsidRPr="00842785">
              <w:rPr>
                <w:rFonts w:ascii="Times New Roman" w:eastAsiaTheme="minorHAnsi" w:hAnsi="Times New Roman"/>
                <w:sz w:val="22"/>
                <w:szCs w:val="22"/>
              </w:rPr>
              <w:t>Монтаж, техническое обслуживание и ремонт систем оповещения и эвакуации при пожаре и их элементов, включая диспетчеризацию и проведение пусконаладочных работ, в том числе фотолюминесцентных эвакуационных систем и их элементов;</w:t>
            </w:r>
          </w:p>
          <w:p w14:paraId="635FACA2" w14:textId="44A5A950" w:rsidR="000454C5" w:rsidRDefault="000454C5" w:rsidP="000454C5">
            <w:pPr>
              <w:pStyle w:val="a9"/>
              <w:numPr>
                <w:ilvl w:val="0"/>
                <w:numId w:val="15"/>
              </w:numPr>
              <w:tabs>
                <w:tab w:val="left" w:pos="350"/>
              </w:tabs>
              <w:autoSpaceDE w:val="0"/>
              <w:autoSpaceDN w:val="0"/>
              <w:adjustRightInd w:val="0"/>
              <w:spacing w:before="120" w:after="0" w:line="240" w:lineRule="auto"/>
              <w:ind w:left="261" w:hanging="261"/>
              <w:jc w:val="both"/>
              <w:rPr>
                <w:sz w:val="22"/>
                <w:szCs w:val="22"/>
              </w:rPr>
            </w:pPr>
            <w:r w:rsidRPr="00842785">
              <w:rPr>
                <w:rFonts w:ascii="Times New Roman" w:eastAsiaTheme="minorHAnsi" w:hAnsi="Times New Roman"/>
                <w:sz w:val="22"/>
                <w:szCs w:val="22"/>
              </w:rPr>
              <w:t>Монтаж, техническое обслуживание и ремонт автоматических систем (элементов автоматических систем) передачи извещений о пожаре, включая диспетчеризацию и проведение пусконаладочных работ.</w:t>
            </w:r>
          </w:p>
          <w:p w14:paraId="68B15288" w14:textId="014464E3" w:rsidR="00D47BF3" w:rsidRPr="005E16F0" w:rsidRDefault="000454C5" w:rsidP="00D47BF3">
            <w:pPr>
              <w:suppressAutoHyphens w:val="0"/>
              <w:autoSpaceDE w:val="0"/>
              <w:autoSpaceDN w:val="0"/>
              <w:adjustRightInd w:val="0"/>
              <w:spacing w:line="276" w:lineRule="auto"/>
              <w:jc w:val="both"/>
              <w:rPr>
                <w:sz w:val="22"/>
                <w:szCs w:val="22"/>
                <w:highlight w:val="green"/>
              </w:rPr>
            </w:pPr>
            <w:r>
              <w:rPr>
                <w:sz w:val="22"/>
                <w:szCs w:val="22"/>
                <w:highlight w:val="green"/>
              </w:rPr>
              <w:t xml:space="preserve">г) </w:t>
            </w:r>
            <w:r w:rsidRPr="00842785">
              <w:rPr>
                <w:sz w:val="22"/>
                <w:szCs w:val="22"/>
                <w:highlight w:val="green"/>
              </w:rPr>
              <w:t>копии заключенных договоров</w:t>
            </w:r>
            <w:r>
              <w:rPr>
                <w:sz w:val="22"/>
                <w:szCs w:val="22"/>
                <w:highlight w:val="green"/>
              </w:rPr>
              <w:t xml:space="preserve"> (не менее трёх исполненных договоров)</w:t>
            </w:r>
            <w:r w:rsidRPr="00842785">
              <w:rPr>
                <w:sz w:val="22"/>
                <w:szCs w:val="22"/>
                <w:highlight w:val="green"/>
              </w:rPr>
              <w:t>, подтверждающих наличие у участника закупки опыта выполнения работ, являющихся предметом закупки, а также документы, подтверждающих их исполнение</w:t>
            </w:r>
            <w:r>
              <w:rPr>
                <w:sz w:val="22"/>
                <w:szCs w:val="22"/>
              </w:rPr>
              <w:t xml:space="preserve"> (</w:t>
            </w:r>
            <w:r w:rsidRPr="00A9039A">
              <w:rPr>
                <w:b/>
                <w:bCs/>
              </w:rPr>
              <w:t xml:space="preserve">общая стоимость выполненных работ по </w:t>
            </w:r>
            <w:r>
              <w:rPr>
                <w:b/>
                <w:bCs/>
              </w:rPr>
              <w:t>таким договорам</w:t>
            </w:r>
            <w:r w:rsidRPr="00A9039A">
              <w:rPr>
                <w:b/>
                <w:bCs/>
              </w:rPr>
              <w:t xml:space="preserve"> должна быть не менее 30% от начальной (максимальной) цены договора по настоящей закупке</w:t>
            </w:r>
            <w:r>
              <w:rPr>
                <w:b/>
                <w:bCs/>
              </w:rPr>
              <w:t>)</w:t>
            </w:r>
            <w:r w:rsidRPr="00842785">
              <w:rPr>
                <w:sz w:val="22"/>
                <w:szCs w:val="22"/>
              </w:rPr>
              <w:t>;</w:t>
            </w:r>
          </w:p>
          <w:p w14:paraId="75B821B7" w14:textId="01501FF2" w:rsidR="00D47BF3" w:rsidRPr="005E16F0" w:rsidRDefault="000454C5" w:rsidP="00D47BF3">
            <w:pPr>
              <w:suppressAutoHyphens w:val="0"/>
              <w:autoSpaceDE w:val="0"/>
              <w:autoSpaceDN w:val="0"/>
              <w:adjustRightInd w:val="0"/>
              <w:spacing w:line="276" w:lineRule="auto"/>
              <w:jc w:val="both"/>
              <w:rPr>
                <w:sz w:val="22"/>
                <w:szCs w:val="22"/>
                <w:highlight w:val="green"/>
              </w:rPr>
            </w:pPr>
            <w:r>
              <w:rPr>
                <w:sz w:val="22"/>
                <w:szCs w:val="22"/>
                <w:highlight w:val="green"/>
              </w:rPr>
              <w:t>д</w:t>
            </w:r>
            <w:r w:rsidR="00D47BF3">
              <w:rPr>
                <w:sz w:val="22"/>
                <w:szCs w:val="22"/>
                <w:highlight w:val="green"/>
              </w:rPr>
              <w:t xml:space="preserve">) </w:t>
            </w:r>
            <w:r w:rsidR="00D47BF3" w:rsidRPr="005E16F0">
              <w:rPr>
                <w:sz w:val="22"/>
                <w:szCs w:val="22"/>
                <w:highlight w:val="green"/>
              </w:rPr>
              <w:t>копия протокола проверки знаний правил работы в электроустановках, выданного Ростехнадзором, подтверждающая аттест</w:t>
            </w:r>
            <w:r w:rsidR="00D47BF3">
              <w:rPr>
                <w:sz w:val="22"/>
                <w:szCs w:val="22"/>
                <w:highlight w:val="green"/>
              </w:rPr>
              <w:t>ацию участника закупки</w:t>
            </w:r>
            <w:r w:rsidR="00D47BF3" w:rsidRPr="005E16F0">
              <w:rPr>
                <w:sz w:val="22"/>
                <w:szCs w:val="22"/>
                <w:highlight w:val="green"/>
              </w:rPr>
              <w:t xml:space="preserve"> на группу по электробезопасности не ниже III до 1000В</w:t>
            </w:r>
            <w:r>
              <w:rPr>
                <w:sz w:val="22"/>
                <w:szCs w:val="22"/>
                <w:highlight w:val="green"/>
              </w:rPr>
              <w:t>.</w:t>
            </w:r>
          </w:p>
          <w:p w14:paraId="3DE02F65" w14:textId="08C18DA5" w:rsidR="002B1699" w:rsidRPr="00E04CBB" w:rsidRDefault="00E04CBB" w:rsidP="000454C5">
            <w:pPr>
              <w:suppressAutoHyphens w:val="0"/>
              <w:autoSpaceDE w:val="0"/>
              <w:autoSpaceDN w:val="0"/>
              <w:adjustRightInd w:val="0"/>
              <w:spacing w:line="276" w:lineRule="auto"/>
              <w:jc w:val="both"/>
              <w:rPr>
                <w:b/>
                <w:sz w:val="22"/>
                <w:szCs w:val="22"/>
                <w:u w:val="single"/>
              </w:rPr>
            </w:pPr>
            <w:r w:rsidRPr="00E04CBB">
              <w:rPr>
                <w:b/>
                <w:sz w:val="22"/>
                <w:szCs w:val="22"/>
                <w:u w:val="single"/>
                <w:lang w:val="en-US"/>
              </w:rPr>
              <w:t>IV</w:t>
            </w:r>
            <w:r w:rsidRPr="00E04CBB">
              <w:rPr>
                <w:b/>
                <w:sz w:val="22"/>
                <w:szCs w:val="22"/>
                <w:u w:val="single"/>
              </w:rPr>
              <w:t xml:space="preserve">. </w:t>
            </w:r>
            <w:r w:rsidR="002B1699" w:rsidRPr="00E04CBB">
              <w:rPr>
                <w:b/>
                <w:sz w:val="22"/>
                <w:szCs w:val="22"/>
                <w:u w:val="single"/>
              </w:rPr>
              <w:t>Для группы (нескольких лиц) лиц, выступающих на стороне одного участника закупки:</w:t>
            </w:r>
          </w:p>
          <w:p w14:paraId="5C86FDE2" w14:textId="47806B4B" w:rsidR="002B1699" w:rsidRPr="002B1699" w:rsidRDefault="002B1699" w:rsidP="002B1699">
            <w:pPr>
              <w:autoSpaceDE w:val="0"/>
              <w:autoSpaceDN w:val="0"/>
              <w:adjustRightInd w:val="0"/>
              <w:spacing w:line="276" w:lineRule="auto"/>
              <w:jc w:val="both"/>
              <w:rPr>
                <w:sz w:val="22"/>
                <w:szCs w:val="22"/>
              </w:rPr>
            </w:pPr>
            <w:r w:rsidRPr="002B1699">
              <w:rPr>
                <w:sz w:val="22"/>
                <w:szCs w:val="22"/>
              </w:rPr>
              <w:t xml:space="preserve">а) документ, подтверждающий объединение лиц, выступающих на стороне одного участника закупки в группу, и право конкретного участника закупки участвовать в </w:t>
            </w:r>
            <w:r w:rsidR="005D124A">
              <w:rPr>
                <w:sz w:val="22"/>
                <w:szCs w:val="22"/>
              </w:rPr>
              <w:t>закупке</w:t>
            </w:r>
            <w:r w:rsidRPr="002B1699">
              <w:rPr>
                <w:sz w:val="22"/>
                <w:szCs w:val="22"/>
              </w:rPr>
              <w:t xml:space="preserve"> от имени группы лиц, в том числе подавать заявку, вносить обеспечение заявки, договора, подписывать договор;</w:t>
            </w:r>
          </w:p>
          <w:p w14:paraId="24753017" w14:textId="3EA90EBB" w:rsidR="0003321F" w:rsidRPr="002B1699" w:rsidRDefault="002B1699" w:rsidP="002B1699">
            <w:pPr>
              <w:pStyle w:val="-3"/>
              <w:tabs>
                <w:tab w:val="clear" w:pos="2553"/>
                <w:tab w:val="left" w:pos="1418"/>
              </w:tabs>
              <w:ind w:left="0" w:firstLine="0"/>
              <w:rPr>
                <w:sz w:val="22"/>
              </w:rPr>
            </w:pPr>
            <w:r w:rsidRPr="002B1699">
              <w:rPr>
                <w:sz w:val="22"/>
                <w:szCs w:val="22"/>
              </w:rPr>
              <w:t>б) документы и сведения</w:t>
            </w:r>
            <w:r w:rsidR="00E04CBB">
              <w:rPr>
                <w:sz w:val="22"/>
                <w:szCs w:val="22"/>
              </w:rPr>
              <w:t xml:space="preserve">, указанные в пунктах </w:t>
            </w:r>
            <w:r w:rsidR="00E04CBB">
              <w:rPr>
                <w:sz w:val="22"/>
                <w:szCs w:val="22"/>
                <w:lang w:val="en-US"/>
              </w:rPr>
              <w:t>I</w:t>
            </w:r>
            <w:r w:rsidR="00E04CBB">
              <w:rPr>
                <w:sz w:val="22"/>
                <w:szCs w:val="22"/>
              </w:rPr>
              <w:t xml:space="preserve">, </w:t>
            </w:r>
            <w:r w:rsidR="00E04CBB">
              <w:rPr>
                <w:sz w:val="22"/>
                <w:szCs w:val="22"/>
                <w:lang w:val="en-US"/>
              </w:rPr>
              <w:t>II</w:t>
            </w:r>
            <w:r w:rsidR="00E04CBB" w:rsidRPr="00E04CBB">
              <w:rPr>
                <w:sz w:val="22"/>
                <w:szCs w:val="22"/>
              </w:rPr>
              <w:t xml:space="preserve">, </w:t>
            </w:r>
            <w:r w:rsidR="00E04CBB">
              <w:rPr>
                <w:sz w:val="22"/>
                <w:szCs w:val="22"/>
                <w:lang w:val="en-US"/>
              </w:rPr>
              <w:t>III</w:t>
            </w:r>
            <w:r w:rsidR="00E04CBB" w:rsidRPr="00E04CBB">
              <w:rPr>
                <w:sz w:val="22"/>
                <w:szCs w:val="22"/>
              </w:rPr>
              <w:t xml:space="preserve"> </w:t>
            </w:r>
            <w:r w:rsidR="00E04CBB">
              <w:rPr>
                <w:sz w:val="22"/>
                <w:szCs w:val="22"/>
              </w:rPr>
              <w:t>настоящего Раздела,</w:t>
            </w:r>
            <w:r w:rsidRPr="002B1699">
              <w:rPr>
                <w:sz w:val="22"/>
                <w:szCs w:val="22"/>
              </w:rPr>
              <w:t xml:space="preserve"> участника закупки, которому от имени группы лиц поручено подать заявку</w:t>
            </w:r>
            <w:r>
              <w:rPr>
                <w:sz w:val="22"/>
                <w:szCs w:val="22"/>
              </w:rPr>
              <w:t xml:space="preserve"> на участие в закупке.</w:t>
            </w:r>
          </w:p>
          <w:p w14:paraId="3EC2B29B" w14:textId="77777777" w:rsidR="0003321F" w:rsidRPr="002B1699" w:rsidRDefault="0003321F" w:rsidP="00855379">
            <w:pPr>
              <w:pStyle w:val="-3"/>
              <w:tabs>
                <w:tab w:val="clear" w:pos="2553"/>
                <w:tab w:val="left" w:pos="1418"/>
              </w:tabs>
              <w:ind w:left="0" w:firstLine="0"/>
              <w:rPr>
                <w:sz w:val="22"/>
              </w:rPr>
            </w:pPr>
          </w:p>
          <w:p w14:paraId="27E558D8" w14:textId="646C7269" w:rsidR="00B81922" w:rsidRPr="00855379" w:rsidRDefault="00B81922" w:rsidP="006101E4">
            <w:pPr>
              <w:pStyle w:val="-3"/>
              <w:tabs>
                <w:tab w:val="clear" w:pos="2553"/>
                <w:tab w:val="left" w:pos="1418"/>
              </w:tabs>
              <w:ind w:left="0" w:firstLine="0"/>
              <w:rPr>
                <w:sz w:val="22"/>
              </w:rPr>
            </w:pPr>
          </w:p>
        </w:tc>
      </w:tr>
    </w:tbl>
    <w:p w14:paraId="008F093B" w14:textId="77777777" w:rsidR="006A1391" w:rsidRDefault="006A1391" w:rsidP="00B310D2">
      <w:pPr>
        <w:suppressAutoHyphens w:val="0"/>
        <w:spacing w:after="160" w:line="259" w:lineRule="auto"/>
        <w:contextualSpacing/>
        <w:rPr>
          <w:rFonts w:eastAsia="Calibri"/>
          <w:sz w:val="22"/>
          <w:szCs w:val="22"/>
          <w:lang w:eastAsia="ru-RU"/>
        </w:rPr>
      </w:pPr>
    </w:p>
    <w:p w14:paraId="069AB6BB" w14:textId="77777777" w:rsidR="00102AD3" w:rsidRDefault="00102AD3" w:rsidP="00102AD3">
      <w:pPr>
        <w:suppressAutoHyphens w:val="0"/>
        <w:spacing w:after="160" w:line="259" w:lineRule="auto"/>
        <w:contextualSpacing/>
        <w:jc w:val="center"/>
        <w:rPr>
          <w:b/>
        </w:rPr>
      </w:pPr>
      <w:r w:rsidRPr="007A25DC">
        <w:rPr>
          <w:b/>
        </w:rPr>
        <w:t>Требования к описанию участниками такой закупки поставляемого товара, который является предметом конкурентной закупки, его функциональных характеристик (потребительских свойств), его количественных и качественных характеристик, требования к описанию участниками такой закупки выполняемой работы, оказываемой услуги, которые являются предметом конкурентной закупки, их количественных и качественных характеристик</w:t>
      </w:r>
    </w:p>
    <w:tbl>
      <w:tblPr>
        <w:tblStyle w:val="a5"/>
        <w:tblW w:w="0" w:type="auto"/>
        <w:tblLook w:val="04A0" w:firstRow="1" w:lastRow="0" w:firstColumn="1" w:lastColumn="0" w:noHBand="0" w:noVBand="1"/>
      </w:tblPr>
      <w:tblGrid>
        <w:gridCol w:w="9913"/>
      </w:tblGrid>
      <w:tr w:rsidR="00EE11EF" w14:paraId="4637EF51" w14:textId="77777777" w:rsidTr="00EE11EF">
        <w:tc>
          <w:tcPr>
            <w:tcW w:w="9913" w:type="dxa"/>
          </w:tcPr>
          <w:p w14:paraId="7062CD8A" w14:textId="77777777" w:rsidR="0091761F" w:rsidRDefault="0091761F" w:rsidP="0091761F">
            <w:pPr>
              <w:pStyle w:val="ConsPlusNormal"/>
              <w:tabs>
                <w:tab w:val="left" w:pos="709"/>
              </w:tabs>
              <w:jc w:val="both"/>
              <w:rPr>
                <w:sz w:val="24"/>
                <w:szCs w:val="24"/>
              </w:rPr>
            </w:pPr>
            <w:r w:rsidRPr="00233EBF">
              <w:rPr>
                <w:sz w:val="24"/>
                <w:szCs w:val="24"/>
              </w:rPr>
              <w:t>При описании выполняемой работы, оказываемой услуги, которые являются предметом закупки, их количественных и качественных характеристик участник закупки может выразить своё согласие на выполнение работ (оказании услуг), которые являются предметом закупки, а также, в случае</w:t>
            </w:r>
            <w:r>
              <w:rPr>
                <w:sz w:val="24"/>
                <w:szCs w:val="24"/>
              </w:rPr>
              <w:t>,</w:t>
            </w:r>
            <w:r w:rsidRPr="00233EBF">
              <w:rPr>
                <w:sz w:val="24"/>
                <w:szCs w:val="24"/>
              </w:rPr>
              <w:t xml:space="preserve"> если при выполнении </w:t>
            </w:r>
            <w:r w:rsidRPr="00656126">
              <w:rPr>
                <w:sz w:val="24"/>
                <w:szCs w:val="24"/>
              </w:rPr>
              <w:t xml:space="preserve">таких работ (оказании таких услуг) осуществляется поставка товара Заказчику, </w:t>
            </w:r>
            <w:r>
              <w:rPr>
                <w:sz w:val="24"/>
                <w:szCs w:val="24"/>
              </w:rPr>
              <w:t xml:space="preserve">а также </w:t>
            </w:r>
            <w:r w:rsidRPr="00870285">
              <w:rPr>
                <w:b/>
                <w:bCs/>
                <w:sz w:val="24"/>
                <w:szCs w:val="24"/>
              </w:rPr>
              <w:t>необходимо указать товарный знак (при наличии), в том числе модель, наименование страны происхождения товара и конкретные значения параметров в соответствии характеристиками товара, заявленным</w:t>
            </w:r>
            <w:r>
              <w:rPr>
                <w:b/>
                <w:bCs/>
                <w:sz w:val="24"/>
                <w:szCs w:val="24"/>
              </w:rPr>
              <w:t>и</w:t>
            </w:r>
            <w:r w:rsidRPr="00870285">
              <w:rPr>
                <w:b/>
                <w:bCs/>
                <w:sz w:val="24"/>
                <w:szCs w:val="24"/>
              </w:rPr>
              <w:t xml:space="preserve"> Заказчиком </w:t>
            </w:r>
            <w:r w:rsidRPr="00870285">
              <w:rPr>
                <w:b/>
                <w:bCs/>
                <w:sz w:val="24"/>
                <w:szCs w:val="24"/>
                <w:highlight w:val="yellow"/>
              </w:rPr>
              <w:t>(заявка участника закупки, предлагающего товар с иными характеристиками,</w:t>
            </w:r>
            <w:r>
              <w:rPr>
                <w:b/>
                <w:bCs/>
                <w:sz w:val="24"/>
                <w:szCs w:val="24"/>
                <w:highlight w:val="yellow"/>
              </w:rPr>
              <w:t xml:space="preserve"> а равно заявка не содержащая информации о поставляемом товаре,</w:t>
            </w:r>
            <w:r w:rsidRPr="00870285">
              <w:rPr>
                <w:b/>
                <w:bCs/>
                <w:sz w:val="24"/>
                <w:szCs w:val="24"/>
                <w:highlight w:val="yellow"/>
              </w:rPr>
              <w:t xml:space="preserve"> подлежит отклонению)</w:t>
            </w:r>
            <w:r w:rsidRPr="00656126">
              <w:rPr>
                <w:sz w:val="24"/>
                <w:szCs w:val="24"/>
              </w:rPr>
              <w:t xml:space="preserve">, </w:t>
            </w:r>
            <w:r w:rsidRPr="00656126">
              <w:rPr>
                <w:b/>
                <w:sz w:val="24"/>
                <w:szCs w:val="24"/>
                <w:highlight w:val="green"/>
              </w:rPr>
              <w:t>в том числе информаци</w:t>
            </w:r>
            <w:r>
              <w:rPr>
                <w:b/>
                <w:sz w:val="24"/>
                <w:szCs w:val="24"/>
                <w:highlight w:val="green"/>
              </w:rPr>
              <w:t>ю</w:t>
            </w:r>
            <w:r w:rsidRPr="00656126">
              <w:rPr>
                <w:b/>
                <w:sz w:val="24"/>
                <w:szCs w:val="24"/>
                <w:highlight w:val="green"/>
              </w:rPr>
              <w:t xml:space="preserve"> о соответствии поставляемого товара установленным требованиям и указани</w:t>
            </w:r>
            <w:r>
              <w:rPr>
                <w:b/>
                <w:sz w:val="24"/>
                <w:szCs w:val="24"/>
                <w:highlight w:val="green"/>
              </w:rPr>
              <w:t>е</w:t>
            </w:r>
            <w:r w:rsidRPr="00656126">
              <w:rPr>
                <w:b/>
                <w:sz w:val="24"/>
                <w:szCs w:val="24"/>
                <w:highlight w:val="green"/>
              </w:rPr>
              <w:t xml:space="preserve"> документов, передаваемых вместе с </w:t>
            </w:r>
            <w:r w:rsidRPr="001944A9">
              <w:rPr>
                <w:b/>
                <w:sz w:val="24"/>
                <w:szCs w:val="24"/>
                <w:highlight w:val="green"/>
              </w:rPr>
              <w:t xml:space="preserve">товаром, если </w:t>
            </w:r>
            <w:r w:rsidRPr="00656126">
              <w:rPr>
                <w:b/>
                <w:sz w:val="24"/>
                <w:szCs w:val="24"/>
                <w:highlight w:val="green"/>
              </w:rPr>
              <w:t>предоставление документов предусмотрено Техническим заданием и/или проектом договора</w:t>
            </w:r>
            <w:r w:rsidRPr="00656126">
              <w:rPr>
                <w:sz w:val="24"/>
                <w:szCs w:val="24"/>
              </w:rPr>
              <w:t>.</w:t>
            </w:r>
          </w:p>
          <w:p w14:paraId="3D60D0D2" w14:textId="65DD18B5" w:rsidR="00021AFF" w:rsidRDefault="00021AFF" w:rsidP="00BC195C">
            <w:pPr>
              <w:suppressAutoHyphens w:val="0"/>
              <w:spacing w:after="160" w:line="259" w:lineRule="auto"/>
              <w:contextualSpacing/>
              <w:jc w:val="both"/>
              <w:rPr>
                <w:rFonts w:eastAsia="Calibri"/>
                <w:sz w:val="22"/>
                <w:szCs w:val="22"/>
                <w:lang w:eastAsia="ru-RU"/>
              </w:rPr>
            </w:pPr>
            <w:r w:rsidRPr="00A8053E">
              <w:rPr>
                <w:b/>
                <w:bCs/>
                <w:color w:val="1F1F1F"/>
                <w:highlight w:val="yellow"/>
              </w:rPr>
              <w:t>Предложение участника закупки, не соответствующее установленным требованиям</w:t>
            </w:r>
            <w:r w:rsidR="000454C5">
              <w:rPr>
                <w:b/>
                <w:bCs/>
                <w:color w:val="1F1F1F"/>
                <w:highlight w:val="yellow"/>
              </w:rPr>
              <w:t>,</w:t>
            </w:r>
            <w:r w:rsidRPr="00A8053E">
              <w:rPr>
                <w:b/>
                <w:bCs/>
                <w:color w:val="1F1F1F"/>
                <w:highlight w:val="yellow"/>
              </w:rPr>
              <w:t xml:space="preserve"> и/или содержащее информацию о поставке иного товара (выполнении иной работы, оказании иной услуги), подлежит отклонению</w:t>
            </w:r>
            <w:r>
              <w:rPr>
                <w:b/>
                <w:bCs/>
                <w:color w:val="1F1F1F"/>
              </w:rPr>
              <w:t>.</w:t>
            </w:r>
          </w:p>
        </w:tc>
      </w:tr>
    </w:tbl>
    <w:p w14:paraId="3F2B9909" w14:textId="77777777" w:rsidR="00102AD3" w:rsidRDefault="00102AD3" w:rsidP="00B310D2">
      <w:pPr>
        <w:suppressAutoHyphens w:val="0"/>
        <w:spacing w:after="160" w:line="259" w:lineRule="auto"/>
        <w:contextualSpacing/>
        <w:rPr>
          <w:rFonts w:eastAsia="Calibri"/>
          <w:sz w:val="22"/>
          <w:szCs w:val="22"/>
          <w:lang w:eastAsia="ru-RU"/>
        </w:rPr>
      </w:pPr>
    </w:p>
    <w:p w14:paraId="6ECA34C9" w14:textId="77777777" w:rsidR="006A2C48" w:rsidRDefault="006A2C48" w:rsidP="00B310D2">
      <w:pPr>
        <w:suppressAutoHyphens w:val="0"/>
        <w:spacing w:after="160" w:line="259" w:lineRule="auto"/>
        <w:contextualSpacing/>
        <w:rPr>
          <w:rFonts w:eastAsia="Calibri"/>
          <w:sz w:val="22"/>
          <w:szCs w:val="22"/>
          <w:lang w:eastAsia="ru-RU"/>
        </w:rPr>
      </w:pPr>
    </w:p>
    <w:p w14:paraId="5E57E46D" w14:textId="77777777" w:rsidR="006A2C48" w:rsidRPr="006A1391" w:rsidRDefault="006A2C48" w:rsidP="00B310D2">
      <w:pPr>
        <w:suppressAutoHyphens w:val="0"/>
        <w:spacing w:after="160" w:line="259" w:lineRule="auto"/>
        <w:contextualSpacing/>
        <w:rPr>
          <w:rFonts w:eastAsia="Calibri"/>
          <w:sz w:val="22"/>
          <w:szCs w:val="22"/>
          <w:lang w:eastAsia="ru-RU"/>
        </w:rPr>
      </w:pPr>
    </w:p>
    <w:p w14:paraId="0A61CEDD" w14:textId="77777777" w:rsidR="00B81922" w:rsidRPr="0035080D" w:rsidRDefault="00B81922" w:rsidP="00B81922">
      <w:pPr>
        <w:tabs>
          <w:tab w:val="left" w:pos="1418"/>
        </w:tabs>
        <w:jc w:val="center"/>
        <w:rPr>
          <w:b/>
        </w:rPr>
      </w:pPr>
      <w:r w:rsidRPr="0035080D">
        <w:rPr>
          <w:b/>
        </w:rPr>
        <w:t xml:space="preserve">Раздел </w:t>
      </w:r>
      <w:r w:rsidRPr="0035080D">
        <w:rPr>
          <w:b/>
          <w:lang w:val="en-US"/>
        </w:rPr>
        <w:t>IV</w:t>
      </w:r>
      <w:r w:rsidRPr="0035080D">
        <w:rPr>
          <w:b/>
        </w:rPr>
        <w:t>. ТРЕБОВАНИЯ К УЧАСТНИКАМ ЗАКУПКИ</w:t>
      </w:r>
    </w:p>
    <w:p w14:paraId="6549B120" w14:textId="77777777" w:rsidR="00B81922" w:rsidRPr="0035080D" w:rsidRDefault="00B81922" w:rsidP="00B81922">
      <w:pPr>
        <w:tabs>
          <w:tab w:val="left" w:pos="1418"/>
        </w:tabs>
        <w:jc w:val="center"/>
        <w:rPr>
          <w:b/>
        </w:rPr>
      </w:pPr>
    </w:p>
    <w:tbl>
      <w:tblPr>
        <w:tblW w:w="99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52"/>
      </w:tblGrid>
      <w:tr w:rsidR="00B81922" w:rsidRPr="009F384A" w14:paraId="111C2C80" w14:textId="77777777" w:rsidTr="00556B25">
        <w:tc>
          <w:tcPr>
            <w:tcW w:w="9952" w:type="dxa"/>
            <w:shd w:val="clear" w:color="auto" w:fill="D9D9D9" w:themeFill="background1" w:themeFillShade="D9"/>
          </w:tcPr>
          <w:p w14:paraId="571D10D9" w14:textId="1C2E5F98" w:rsidR="00B81922" w:rsidRPr="006101E4" w:rsidRDefault="00B81922" w:rsidP="007638F6">
            <w:pPr>
              <w:tabs>
                <w:tab w:val="left" w:pos="1418"/>
                <w:tab w:val="left" w:pos="1620"/>
                <w:tab w:val="left" w:pos="1843"/>
              </w:tabs>
              <w:jc w:val="both"/>
              <w:rPr>
                <w:sz w:val="22"/>
                <w:szCs w:val="22"/>
              </w:rPr>
            </w:pPr>
            <w:r w:rsidRPr="009B4474">
              <w:rPr>
                <w:sz w:val="22"/>
                <w:szCs w:val="22"/>
              </w:rPr>
              <w:t>Требования к участникам закупок:</w:t>
            </w:r>
          </w:p>
        </w:tc>
      </w:tr>
      <w:tr w:rsidR="006101E4" w:rsidRPr="003E0417" w14:paraId="18D4A710" w14:textId="77777777" w:rsidTr="00556B25">
        <w:tc>
          <w:tcPr>
            <w:tcW w:w="9952" w:type="dxa"/>
            <w:shd w:val="clear" w:color="auto" w:fill="auto"/>
          </w:tcPr>
          <w:p w14:paraId="08E5983E" w14:textId="77777777" w:rsidR="000454C5" w:rsidRDefault="006101E4" w:rsidP="003D6A87">
            <w:pPr>
              <w:spacing w:after="120"/>
              <w:ind w:left="40"/>
              <w:contextualSpacing/>
              <w:jc w:val="both"/>
              <w:rPr>
                <w:sz w:val="22"/>
                <w:szCs w:val="22"/>
              </w:rPr>
            </w:pPr>
            <w:r w:rsidRPr="006101E4">
              <w:rPr>
                <w:sz w:val="22"/>
                <w:szCs w:val="22"/>
              </w:rPr>
              <w:t xml:space="preserve">а) </w:t>
            </w:r>
            <w:r w:rsidR="00D46DBA">
              <w:rPr>
                <w:sz w:val="22"/>
                <w:szCs w:val="22"/>
              </w:rPr>
              <w:t>с</w:t>
            </w:r>
            <w:r w:rsidR="00D46DBA" w:rsidRPr="00D46DBA">
              <w:rPr>
                <w:sz w:val="22"/>
                <w:szCs w:val="22"/>
              </w:rPr>
              <w:t>оответствие участника закупок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w:t>
            </w:r>
            <w:r w:rsidR="003D6A87">
              <w:rPr>
                <w:sz w:val="22"/>
                <w:szCs w:val="22"/>
              </w:rPr>
              <w:t xml:space="preserve"> </w:t>
            </w:r>
            <w:r w:rsidR="00954CD4">
              <w:rPr>
                <w:sz w:val="22"/>
                <w:szCs w:val="22"/>
              </w:rPr>
              <w:t>–</w:t>
            </w:r>
            <w:r w:rsidR="003D6A87">
              <w:rPr>
                <w:sz w:val="22"/>
                <w:szCs w:val="22"/>
              </w:rPr>
              <w:t xml:space="preserve"> </w:t>
            </w:r>
          </w:p>
          <w:p w14:paraId="718F1CF9" w14:textId="09FFE9A9" w:rsidR="000454C5" w:rsidRPr="000454C5" w:rsidRDefault="000454C5" w:rsidP="000454C5">
            <w:pPr>
              <w:pStyle w:val="a9"/>
              <w:numPr>
                <w:ilvl w:val="0"/>
                <w:numId w:val="13"/>
              </w:numPr>
              <w:tabs>
                <w:tab w:val="left" w:pos="350"/>
              </w:tabs>
              <w:spacing w:before="120" w:after="120" w:line="240" w:lineRule="auto"/>
              <w:ind w:left="67" w:hanging="27"/>
              <w:jc w:val="both"/>
              <w:rPr>
                <w:rFonts w:ascii="Times New Roman" w:hAnsi="Times New Roman"/>
                <w:sz w:val="24"/>
                <w:szCs w:val="24"/>
                <w:highlight w:val="green"/>
              </w:rPr>
            </w:pPr>
            <w:r w:rsidRPr="000454C5">
              <w:rPr>
                <w:rFonts w:ascii="Times New Roman" w:hAnsi="Times New Roman"/>
                <w:b/>
                <w:bCs/>
                <w:sz w:val="24"/>
                <w:szCs w:val="24"/>
                <w:highlight w:val="green"/>
              </w:rPr>
              <w:t xml:space="preserve">Наличие лицензии на </w:t>
            </w:r>
            <w:bookmarkStart w:id="8" w:name="_Hlk213945905"/>
            <w:r w:rsidRPr="000454C5">
              <w:rPr>
                <w:rFonts w:ascii="Times New Roman" w:hAnsi="Times New Roman"/>
                <w:b/>
                <w:bCs/>
                <w:sz w:val="24"/>
                <w:szCs w:val="24"/>
                <w:highlight w:val="green"/>
              </w:rPr>
              <w:t>осуществление деятельности по монтажу, техническому обслуживанию и ремонту средств обеспечения пожарной безопасности зданий и сооружений, с видами работ</w:t>
            </w:r>
            <w:bookmarkEnd w:id="8"/>
            <w:r w:rsidRPr="000454C5">
              <w:rPr>
                <w:rFonts w:ascii="Times New Roman" w:hAnsi="Times New Roman"/>
                <w:b/>
                <w:bCs/>
                <w:sz w:val="24"/>
                <w:szCs w:val="24"/>
                <w:highlight w:val="green"/>
              </w:rPr>
              <w:t>, выполняемыми в составе лицензируемого вида деятельности</w:t>
            </w:r>
            <w:r w:rsidRPr="000454C5">
              <w:rPr>
                <w:rFonts w:ascii="Times New Roman" w:hAnsi="Times New Roman"/>
                <w:sz w:val="24"/>
                <w:szCs w:val="24"/>
                <w:highlight w:val="green"/>
              </w:rPr>
              <w:t>:</w:t>
            </w:r>
          </w:p>
          <w:p w14:paraId="1A577AA4" w14:textId="77777777" w:rsidR="000454C5" w:rsidRPr="000454C5" w:rsidRDefault="000454C5" w:rsidP="000454C5">
            <w:pPr>
              <w:pStyle w:val="a9"/>
              <w:numPr>
                <w:ilvl w:val="0"/>
                <w:numId w:val="14"/>
              </w:numPr>
              <w:tabs>
                <w:tab w:val="left" w:pos="350"/>
              </w:tabs>
              <w:autoSpaceDE w:val="0"/>
              <w:autoSpaceDN w:val="0"/>
              <w:adjustRightInd w:val="0"/>
              <w:spacing w:before="120" w:after="0" w:line="240" w:lineRule="auto"/>
              <w:ind w:left="0" w:firstLine="0"/>
              <w:jc w:val="both"/>
              <w:rPr>
                <w:rFonts w:ascii="Times New Roman" w:eastAsiaTheme="minorHAnsi" w:hAnsi="Times New Roman"/>
                <w:sz w:val="24"/>
                <w:szCs w:val="24"/>
              </w:rPr>
            </w:pPr>
            <w:r w:rsidRPr="000454C5">
              <w:rPr>
                <w:rFonts w:ascii="Times New Roman" w:eastAsiaTheme="minorHAnsi" w:hAnsi="Times New Roman"/>
                <w:sz w:val="24"/>
                <w:szCs w:val="24"/>
              </w:rPr>
              <w:t>Монтаж, техническое обслуживание и ремонт систем пожаротушения и их элементов, включая диспетчеризацию и проведение пусконаладочных работ;</w:t>
            </w:r>
          </w:p>
          <w:p w14:paraId="2908948F" w14:textId="77777777" w:rsidR="000454C5" w:rsidRPr="000454C5" w:rsidRDefault="000454C5" w:rsidP="000454C5">
            <w:pPr>
              <w:pStyle w:val="a9"/>
              <w:numPr>
                <w:ilvl w:val="0"/>
                <w:numId w:val="14"/>
              </w:numPr>
              <w:tabs>
                <w:tab w:val="left" w:pos="350"/>
              </w:tabs>
              <w:autoSpaceDE w:val="0"/>
              <w:autoSpaceDN w:val="0"/>
              <w:adjustRightInd w:val="0"/>
              <w:spacing w:before="120" w:after="0" w:line="240" w:lineRule="auto"/>
              <w:ind w:left="0" w:firstLine="0"/>
              <w:jc w:val="both"/>
              <w:rPr>
                <w:rFonts w:ascii="Times New Roman" w:eastAsiaTheme="minorHAnsi" w:hAnsi="Times New Roman"/>
                <w:sz w:val="24"/>
                <w:szCs w:val="24"/>
              </w:rPr>
            </w:pPr>
            <w:r w:rsidRPr="000454C5">
              <w:rPr>
                <w:rFonts w:ascii="Times New Roman" w:eastAsiaTheme="minorHAnsi" w:hAnsi="Times New Roman"/>
                <w:sz w:val="24"/>
                <w:szCs w:val="24"/>
              </w:rPr>
              <w:t>Монтаж, техническое обслуживание и ремонт систем пожарной и охранно-пожарной сигнализации и их элементов, включая диспетчеризацию и проведение пусконаладочных работ;</w:t>
            </w:r>
          </w:p>
          <w:p w14:paraId="49380784" w14:textId="77777777" w:rsidR="000454C5" w:rsidRPr="000454C5" w:rsidRDefault="000454C5" w:rsidP="000454C5">
            <w:pPr>
              <w:pStyle w:val="a9"/>
              <w:numPr>
                <w:ilvl w:val="0"/>
                <w:numId w:val="14"/>
              </w:numPr>
              <w:tabs>
                <w:tab w:val="left" w:pos="350"/>
              </w:tabs>
              <w:autoSpaceDE w:val="0"/>
              <w:autoSpaceDN w:val="0"/>
              <w:adjustRightInd w:val="0"/>
              <w:spacing w:before="120" w:after="0" w:line="240" w:lineRule="auto"/>
              <w:ind w:left="0" w:firstLine="0"/>
              <w:jc w:val="both"/>
              <w:rPr>
                <w:rFonts w:ascii="Times New Roman" w:eastAsiaTheme="minorHAnsi" w:hAnsi="Times New Roman"/>
                <w:sz w:val="24"/>
                <w:szCs w:val="24"/>
              </w:rPr>
            </w:pPr>
            <w:r w:rsidRPr="000454C5">
              <w:rPr>
                <w:rFonts w:ascii="Times New Roman" w:eastAsiaTheme="minorHAnsi" w:hAnsi="Times New Roman"/>
                <w:sz w:val="24"/>
                <w:szCs w:val="24"/>
              </w:rPr>
              <w:t>Монтаж, техническое обслуживание и ремонт систем противопожарного водоснабжения и их элементов, включая диспетчеризацию и проведение пусконаладочных работ;</w:t>
            </w:r>
          </w:p>
          <w:p w14:paraId="05853D6E" w14:textId="77777777" w:rsidR="000454C5" w:rsidRPr="000454C5" w:rsidRDefault="000454C5" w:rsidP="000454C5">
            <w:pPr>
              <w:pStyle w:val="a9"/>
              <w:numPr>
                <w:ilvl w:val="0"/>
                <w:numId w:val="14"/>
              </w:numPr>
              <w:tabs>
                <w:tab w:val="left" w:pos="350"/>
              </w:tabs>
              <w:autoSpaceDE w:val="0"/>
              <w:autoSpaceDN w:val="0"/>
              <w:adjustRightInd w:val="0"/>
              <w:spacing w:before="120" w:after="0" w:line="240" w:lineRule="auto"/>
              <w:ind w:left="0" w:firstLine="0"/>
              <w:jc w:val="both"/>
              <w:rPr>
                <w:rFonts w:ascii="Times New Roman" w:eastAsiaTheme="minorHAnsi" w:hAnsi="Times New Roman"/>
                <w:sz w:val="24"/>
                <w:szCs w:val="24"/>
              </w:rPr>
            </w:pPr>
            <w:r w:rsidRPr="000454C5">
              <w:rPr>
                <w:rFonts w:ascii="Times New Roman" w:eastAsiaTheme="minorHAnsi" w:hAnsi="Times New Roman"/>
                <w:sz w:val="24"/>
                <w:szCs w:val="24"/>
              </w:rPr>
              <w:t>Монтаж, техническое обслуживание и ремонт автоматических систем (элементов автоматических систем) противодымной вентиляции, включая диспетчеризацию и проведение пусконаладочных работ;</w:t>
            </w:r>
          </w:p>
          <w:p w14:paraId="63925CB5" w14:textId="77777777" w:rsidR="000454C5" w:rsidRPr="000454C5" w:rsidRDefault="000454C5" w:rsidP="000454C5">
            <w:pPr>
              <w:pStyle w:val="a9"/>
              <w:numPr>
                <w:ilvl w:val="0"/>
                <w:numId w:val="14"/>
              </w:numPr>
              <w:tabs>
                <w:tab w:val="left" w:pos="350"/>
              </w:tabs>
              <w:autoSpaceDE w:val="0"/>
              <w:autoSpaceDN w:val="0"/>
              <w:adjustRightInd w:val="0"/>
              <w:spacing w:before="120" w:after="0" w:line="240" w:lineRule="auto"/>
              <w:ind w:left="0" w:firstLine="0"/>
              <w:jc w:val="both"/>
              <w:rPr>
                <w:rFonts w:ascii="Times New Roman" w:eastAsiaTheme="minorHAnsi" w:hAnsi="Times New Roman"/>
                <w:sz w:val="24"/>
                <w:szCs w:val="24"/>
              </w:rPr>
            </w:pPr>
            <w:r w:rsidRPr="000454C5">
              <w:rPr>
                <w:rFonts w:ascii="Times New Roman" w:eastAsiaTheme="minorHAnsi" w:hAnsi="Times New Roman"/>
                <w:sz w:val="24"/>
                <w:szCs w:val="24"/>
              </w:rPr>
              <w:t>Монтаж, техническое обслуживание и ремонт систем оповещения и эвакуации при пожаре и их элементов, включая диспетчеризацию и проведение пусконаладочных работ, в том числе фотолюминесцентных эвакуационных систем и их элементов;</w:t>
            </w:r>
          </w:p>
          <w:p w14:paraId="00FB6AFE" w14:textId="77777777" w:rsidR="000454C5" w:rsidRPr="000454C5" w:rsidRDefault="000454C5" w:rsidP="000454C5">
            <w:pPr>
              <w:pStyle w:val="a9"/>
              <w:numPr>
                <w:ilvl w:val="0"/>
                <w:numId w:val="14"/>
              </w:numPr>
              <w:tabs>
                <w:tab w:val="left" w:pos="350"/>
              </w:tabs>
              <w:autoSpaceDE w:val="0"/>
              <w:autoSpaceDN w:val="0"/>
              <w:adjustRightInd w:val="0"/>
              <w:spacing w:before="120" w:after="0" w:line="240" w:lineRule="auto"/>
              <w:ind w:left="0" w:firstLine="0"/>
              <w:jc w:val="both"/>
              <w:rPr>
                <w:rFonts w:ascii="Times New Roman" w:eastAsiaTheme="minorHAnsi" w:hAnsi="Times New Roman"/>
                <w:sz w:val="24"/>
                <w:szCs w:val="24"/>
              </w:rPr>
            </w:pPr>
            <w:r w:rsidRPr="000454C5">
              <w:rPr>
                <w:rFonts w:ascii="Times New Roman" w:eastAsiaTheme="minorHAnsi" w:hAnsi="Times New Roman"/>
                <w:sz w:val="24"/>
                <w:szCs w:val="24"/>
              </w:rPr>
              <w:t>Монтаж, техническое обслуживание и ремонт автоматических систем (элементов автоматических систем) передачи извещений о пожаре, включая диспетчеризацию и проведение пусконаладочных работ.</w:t>
            </w:r>
          </w:p>
          <w:p w14:paraId="48444094" w14:textId="77777777" w:rsidR="000454C5" w:rsidRPr="000454C5" w:rsidRDefault="000454C5" w:rsidP="000454C5">
            <w:pPr>
              <w:pStyle w:val="a9"/>
              <w:ind w:left="18"/>
              <w:rPr>
                <w:rFonts w:ascii="Times New Roman" w:hAnsi="Times New Roman"/>
                <w:sz w:val="24"/>
                <w:szCs w:val="24"/>
              </w:rPr>
            </w:pPr>
          </w:p>
          <w:p w14:paraId="7D6E5158" w14:textId="454FE4EA" w:rsidR="000454C5" w:rsidRPr="000454C5" w:rsidRDefault="000454C5" w:rsidP="000454C5">
            <w:pPr>
              <w:pStyle w:val="a9"/>
              <w:spacing w:after="120"/>
              <w:ind w:left="400"/>
              <w:jc w:val="both"/>
              <w:rPr>
                <w:rFonts w:ascii="Times New Roman" w:hAnsi="Times New Roman"/>
                <w:sz w:val="24"/>
                <w:szCs w:val="24"/>
              </w:rPr>
            </w:pPr>
            <w:r w:rsidRPr="000454C5">
              <w:rPr>
                <w:rFonts w:ascii="Times New Roman" w:hAnsi="Times New Roman"/>
                <w:sz w:val="24"/>
                <w:szCs w:val="24"/>
                <w:u w:val="single"/>
              </w:rPr>
              <w:t xml:space="preserve">Подтверждается приложением в составе заявки на участие в закупке копии лицензии на осуществление деятельности по монтажу, техническому обслуживанию и ремонту средств обеспечения пожарной безопасности зданий и сооружений или выпиской из реестра лицензий, предусмотренной Федеральным законом от 04.05.2011 № 99-ФЗ  ''О лицензировании отдельных видов деятельности'' ЛИБО указанием в </w:t>
            </w:r>
            <w:r>
              <w:rPr>
                <w:rFonts w:ascii="Times New Roman" w:hAnsi="Times New Roman"/>
                <w:sz w:val="24"/>
                <w:szCs w:val="24"/>
                <w:u w:val="single"/>
                <w:lang w:val="ru-RU"/>
              </w:rPr>
              <w:t>заявке на участие в закупке</w:t>
            </w:r>
            <w:r w:rsidRPr="000454C5">
              <w:rPr>
                <w:rFonts w:ascii="Times New Roman" w:hAnsi="Times New Roman"/>
                <w:sz w:val="24"/>
                <w:szCs w:val="24"/>
                <w:u w:val="single"/>
              </w:rPr>
              <w:t xml:space="preserve"> адреса сайта или страницы сайта в информационно-телекоммуникационной сети "Интернет", на которых размещены эти информация и документы</w:t>
            </w:r>
            <w:r w:rsidRPr="000454C5">
              <w:rPr>
                <w:rFonts w:ascii="Times New Roman" w:hAnsi="Times New Roman"/>
                <w:sz w:val="24"/>
                <w:szCs w:val="24"/>
              </w:rPr>
              <w:t>. Указанная лицензия не должна быть отозвана, ее действие не должно быть приостановлено или прекращено, а Подрядчик должен соответствовать лицензионным требованиям в период проведения закупочной процедуры и в период действия договора.</w:t>
            </w:r>
          </w:p>
          <w:p w14:paraId="49D381C3" w14:textId="0C3391A3" w:rsidR="000454C5" w:rsidRPr="000454C5" w:rsidRDefault="000454C5" w:rsidP="003D6A87">
            <w:pPr>
              <w:spacing w:after="120"/>
              <w:ind w:left="40"/>
              <w:contextualSpacing/>
              <w:jc w:val="both"/>
              <w:rPr>
                <w:b/>
                <w:bCs/>
                <w:sz w:val="22"/>
                <w:szCs w:val="22"/>
                <w:highlight w:val="green"/>
                <w:lang w:val="x-none"/>
              </w:rPr>
            </w:pPr>
          </w:p>
          <w:p w14:paraId="1A13A15C" w14:textId="53C96F8B" w:rsidR="003D6A87" w:rsidRPr="000454C5" w:rsidRDefault="00954CD4" w:rsidP="000454C5">
            <w:pPr>
              <w:pStyle w:val="a9"/>
              <w:numPr>
                <w:ilvl w:val="0"/>
                <w:numId w:val="13"/>
              </w:numPr>
              <w:spacing w:after="120"/>
              <w:jc w:val="both"/>
              <w:rPr>
                <w:rFonts w:ascii="Times New Roman" w:hAnsi="Times New Roman"/>
                <w:sz w:val="24"/>
                <w:szCs w:val="24"/>
              </w:rPr>
            </w:pPr>
            <w:r w:rsidRPr="000454C5">
              <w:rPr>
                <w:rFonts w:ascii="Times New Roman" w:hAnsi="Times New Roman"/>
                <w:b/>
                <w:bCs/>
                <w:sz w:val="24"/>
                <w:szCs w:val="24"/>
                <w:highlight w:val="green"/>
              </w:rPr>
              <w:t>Участник закупки</w:t>
            </w:r>
            <w:r w:rsidR="003D6A87" w:rsidRPr="000454C5">
              <w:rPr>
                <w:rFonts w:ascii="Times New Roman" w:hAnsi="Times New Roman"/>
                <w:b/>
                <w:bCs/>
                <w:sz w:val="24"/>
                <w:szCs w:val="24"/>
                <w:highlight w:val="green"/>
              </w:rPr>
              <w:t xml:space="preserve"> должен являться членом саморегулируемой организации в области строительства, реконструкции, капитального ремонта, сноса объектов капитального строительства с правом выполнения работ в отношении объектов капитального строительств (кроме особо опасных, технически сложных и уникальных объектов, объектов использования атомной энергии) и с оплаченными взносами в компенсационный фонд обеспечения договорных обязательств по договорам строительного подряда с использованием конкурентных способов заключения договора, компенсационный фонд возмещения вреда в соответствии с положениями частей 12, 13 статьи 55.16 Градостроительного кодекса РФ</w:t>
            </w:r>
            <w:r w:rsidR="003D6A87" w:rsidRPr="000454C5">
              <w:rPr>
                <w:rFonts w:ascii="Times New Roman" w:hAnsi="Times New Roman"/>
                <w:sz w:val="24"/>
                <w:szCs w:val="24"/>
              </w:rPr>
              <w:t xml:space="preserve">. </w:t>
            </w:r>
            <w:r w:rsidR="003D6A87" w:rsidRPr="000454C5">
              <w:rPr>
                <w:rFonts w:ascii="Times New Roman" w:hAnsi="Times New Roman"/>
                <w:sz w:val="24"/>
                <w:szCs w:val="24"/>
                <w:u w:val="single"/>
              </w:rPr>
              <w:t>Подтверждается наличием сведений об участнике закупке в Едином реестре сведений о членах саморегулируемых организаций в области строительства, реконструкции, капитального ремонта, сноса объектов капитального строительства и их обязательствах, предусмотренном Градостроительным кодексом РФ</w:t>
            </w:r>
            <w:r w:rsidR="003D6A87" w:rsidRPr="000454C5">
              <w:rPr>
                <w:rFonts w:ascii="Times New Roman" w:hAnsi="Times New Roman"/>
                <w:sz w:val="24"/>
                <w:szCs w:val="24"/>
              </w:rPr>
              <w:t xml:space="preserve"> (Заказчик самостоятельно осуществляет проверку сведений об участнике закупке в Реестре: в случае отсутствия  сведений об участнике закупки в Реестре и/или неоплаченными таким Участником взносами в компенсационный (ые) фонд (-ы), и/или уровень ответственности меньше предложения такого Участника о цене договора, заявка данного Участника подлежит отклонению в связи с несоответствием Участника закупки установленным требованиям).</w:t>
            </w:r>
          </w:p>
          <w:p w14:paraId="4183219E" w14:textId="5D44F8E2" w:rsidR="006101E4" w:rsidRDefault="00954CD4" w:rsidP="003D6A87">
            <w:pPr>
              <w:tabs>
                <w:tab w:val="left" w:pos="1418"/>
                <w:tab w:val="left" w:pos="1620"/>
                <w:tab w:val="left" w:pos="1843"/>
              </w:tabs>
              <w:jc w:val="both"/>
              <w:rPr>
                <w:sz w:val="22"/>
                <w:szCs w:val="22"/>
              </w:rPr>
            </w:pPr>
            <w:r>
              <w:t>Участник закупки</w:t>
            </w:r>
            <w:r w:rsidR="003D6A87" w:rsidRPr="009F4ABC">
              <w:t xml:space="preserve"> должен являться членом саморегулируемой организации в области строительства, реконструкции, капитального ремонта, сноса объектов капитального строительства, а также соответствовать предъявляемым к таким членам саморегулируемой организации требованиям в период проведения закупочной процедуры и в период действия договора</w:t>
            </w:r>
            <w:r w:rsidR="006101E4" w:rsidRPr="006101E4">
              <w:rPr>
                <w:sz w:val="22"/>
                <w:szCs w:val="22"/>
              </w:rPr>
              <w:t>;</w:t>
            </w:r>
          </w:p>
          <w:p w14:paraId="4BE07BE9" w14:textId="5E7A94F4" w:rsidR="004548E9" w:rsidRPr="006101E4" w:rsidRDefault="000454C5" w:rsidP="000454C5">
            <w:pPr>
              <w:tabs>
                <w:tab w:val="left" w:pos="1418"/>
                <w:tab w:val="left" w:pos="1620"/>
                <w:tab w:val="left" w:pos="1843"/>
              </w:tabs>
              <w:ind w:left="484" w:hanging="484"/>
              <w:jc w:val="both"/>
              <w:rPr>
                <w:sz w:val="22"/>
                <w:szCs w:val="22"/>
              </w:rPr>
            </w:pPr>
            <w:r w:rsidRPr="000454C5">
              <w:rPr>
                <w:b/>
                <w:bCs/>
                <w:sz w:val="22"/>
                <w:szCs w:val="22"/>
              </w:rPr>
              <w:t>3.</w:t>
            </w:r>
            <w:r w:rsidR="004548E9">
              <w:rPr>
                <w:sz w:val="22"/>
                <w:szCs w:val="22"/>
              </w:rPr>
              <w:t xml:space="preserve"> </w:t>
            </w:r>
            <w:r w:rsidR="004548E9" w:rsidRPr="004548E9">
              <w:rPr>
                <w:b/>
                <w:bCs/>
                <w:highlight w:val="green"/>
              </w:rPr>
              <w:t xml:space="preserve">Персонал Подрядчика должен быть аттестован </w:t>
            </w:r>
            <w:bookmarkStart w:id="9" w:name="_Hlk213945980"/>
            <w:r w:rsidR="004548E9" w:rsidRPr="004548E9">
              <w:rPr>
                <w:b/>
                <w:bCs/>
                <w:highlight w:val="green"/>
              </w:rPr>
              <w:t>на группу по электробезопасности не ниже III до 1000В</w:t>
            </w:r>
            <w:bookmarkEnd w:id="9"/>
            <w:r w:rsidR="004548E9" w:rsidRPr="004548E9">
              <w:rPr>
                <w:b/>
                <w:bCs/>
                <w:highlight w:val="green"/>
              </w:rPr>
              <w:t>.</w:t>
            </w:r>
            <w:r w:rsidR="004548E9" w:rsidRPr="009F4ABC">
              <w:t xml:space="preserve"> Подтверждается приложением в составе заявки на участие в аукционе копией протокола проверки знаний правил работы в электроустановках, выданного Ростехнадзором</w:t>
            </w:r>
            <w:r w:rsidR="004548E9">
              <w:t>.</w:t>
            </w:r>
          </w:p>
          <w:p w14:paraId="075B894D" w14:textId="1494DD96" w:rsidR="003E0417" w:rsidRPr="003E0417" w:rsidRDefault="006101E4" w:rsidP="006101E4">
            <w:pPr>
              <w:tabs>
                <w:tab w:val="left" w:pos="1418"/>
                <w:tab w:val="left" w:pos="1620"/>
                <w:tab w:val="left" w:pos="1843"/>
              </w:tabs>
              <w:jc w:val="both"/>
              <w:rPr>
                <w:sz w:val="22"/>
                <w:szCs w:val="22"/>
              </w:rPr>
            </w:pPr>
            <w:r w:rsidRPr="006101E4">
              <w:rPr>
                <w:sz w:val="22"/>
                <w:szCs w:val="22"/>
              </w:rPr>
              <w:t xml:space="preserve">б) </w:t>
            </w:r>
            <w:r w:rsidR="003E0417">
              <w:rPr>
                <w:sz w:val="22"/>
                <w:szCs w:val="22"/>
              </w:rPr>
              <w:t>н</w:t>
            </w:r>
            <w:r w:rsidR="003E0417" w:rsidRPr="003E0417">
              <w:rPr>
                <w:sz w:val="22"/>
                <w:szCs w:val="22"/>
              </w:rPr>
              <w:t>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банкротом и об открытии конкурсного производства;</w:t>
            </w:r>
          </w:p>
          <w:p w14:paraId="415DEAAE" w14:textId="4B7F59EB" w:rsidR="003E0417" w:rsidRPr="003E0417" w:rsidRDefault="003E0417" w:rsidP="006101E4">
            <w:pPr>
              <w:tabs>
                <w:tab w:val="left" w:pos="1418"/>
                <w:tab w:val="left" w:pos="1620"/>
                <w:tab w:val="left" w:pos="1843"/>
              </w:tabs>
              <w:jc w:val="both"/>
              <w:rPr>
                <w:sz w:val="22"/>
                <w:szCs w:val="22"/>
              </w:rPr>
            </w:pPr>
            <w:r>
              <w:rPr>
                <w:sz w:val="22"/>
                <w:szCs w:val="22"/>
              </w:rPr>
              <w:t>в) н</w:t>
            </w:r>
            <w:r w:rsidRPr="003E0417">
              <w:rPr>
                <w:sz w:val="22"/>
                <w:szCs w:val="22"/>
              </w:rPr>
              <w:t>еприостановление деятельности участника закупки в порядке, установленном Кодексом Российской Федерации об административных правонарушениях;</w:t>
            </w:r>
          </w:p>
          <w:p w14:paraId="708DA92D" w14:textId="291F3D5D" w:rsidR="003E0417" w:rsidRPr="003E0417" w:rsidRDefault="00F576DF" w:rsidP="006101E4">
            <w:pPr>
              <w:tabs>
                <w:tab w:val="left" w:pos="1418"/>
                <w:tab w:val="left" w:pos="1620"/>
                <w:tab w:val="left" w:pos="1843"/>
              </w:tabs>
              <w:jc w:val="both"/>
              <w:rPr>
                <w:sz w:val="22"/>
                <w:szCs w:val="22"/>
              </w:rPr>
            </w:pPr>
            <w:r>
              <w:rPr>
                <w:sz w:val="22"/>
                <w:szCs w:val="22"/>
              </w:rPr>
              <w:t>г</w:t>
            </w:r>
            <w:r w:rsidR="003E0417" w:rsidRPr="003E0417">
              <w:rPr>
                <w:sz w:val="22"/>
                <w:szCs w:val="22"/>
              </w:rPr>
              <w:t xml:space="preserve">) </w:t>
            </w:r>
            <w:r w:rsidR="003E0417">
              <w:rPr>
                <w:sz w:val="22"/>
                <w:szCs w:val="22"/>
              </w:rPr>
              <w:t>о</w:t>
            </w:r>
            <w:r w:rsidR="003E0417" w:rsidRPr="003E0417">
              <w:rPr>
                <w:sz w:val="22"/>
                <w:szCs w:val="22"/>
              </w:rPr>
              <w:t>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безнадёжными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не принято;</w:t>
            </w:r>
          </w:p>
          <w:p w14:paraId="466C1B0E" w14:textId="77777777" w:rsidR="004C5C4C" w:rsidRDefault="00F576DF" w:rsidP="003E0417">
            <w:pPr>
              <w:tabs>
                <w:tab w:val="left" w:pos="1418"/>
                <w:tab w:val="left" w:pos="1620"/>
                <w:tab w:val="left" w:pos="1843"/>
              </w:tabs>
              <w:jc w:val="both"/>
              <w:rPr>
                <w:sz w:val="22"/>
                <w:szCs w:val="22"/>
              </w:rPr>
            </w:pPr>
            <w:r>
              <w:rPr>
                <w:sz w:val="22"/>
                <w:szCs w:val="22"/>
              </w:rPr>
              <w:t>д</w:t>
            </w:r>
            <w:r w:rsidR="003E0417" w:rsidRPr="003E0417">
              <w:rPr>
                <w:sz w:val="22"/>
                <w:szCs w:val="22"/>
              </w:rPr>
              <w:t xml:space="preserve">) </w:t>
            </w:r>
            <w:r w:rsidR="003E0417">
              <w:rPr>
                <w:sz w:val="22"/>
                <w:szCs w:val="22"/>
              </w:rPr>
              <w:t>о</w:t>
            </w:r>
            <w:r w:rsidR="003E0417" w:rsidRPr="003E0417">
              <w:rPr>
                <w:sz w:val="22"/>
                <w:szCs w:val="22"/>
              </w:rPr>
              <w:t>тсутствие сведений об участнике закупки в реестре недобросовестных поставщиков, предусмотренном Федеральным законом № 223-ФЗ и в реестре недобросовестных поставщиков, предусмотренном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w:t>
            </w:r>
            <w:r w:rsidR="00443E24">
              <w:rPr>
                <w:sz w:val="22"/>
                <w:szCs w:val="22"/>
              </w:rPr>
              <w:t>;</w:t>
            </w:r>
          </w:p>
          <w:p w14:paraId="0CC9C6B4" w14:textId="77777777" w:rsidR="00443E24" w:rsidRPr="00954CD4" w:rsidRDefault="00443E24" w:rsidP="003E0417">
            <w:pPr>
              <w:tabs>
                <w:tab w:val="left" w:pos="1418"/>
                <w:tab w:val="left" w:pos="1620"/>
                <w:tab w:val="left" w:pos="1843"/>
              </w:tabs>
              <w:jc w:val="both"/>
              <w:rPr>
                <w:sz w:val="22"/>
                <w:szCs w:val="22"/>
              </w:rPr>
            </w:pPr>
            <w:r w:rsidRPr="00954CD4">
              <w:rPr>
                <w:sz w:val="22"/>
                <w:szCs w:val="22"/>
              </w:rPr>
              <w:t xml:space="preserve">е) не является иностранным агентом в соответствии с Федеральным </w:t>
            </w:r>
            <w:hyperlink r:id="rId12" w:history="1">
              <w:r w:rsidRPr="00954CD4">
                <w:rPr>
                  <w:sz w:val="22"/>
                  <w:szCs w:val="22"/>
                </w:rPr>
                <w:t>законом</w:t>
              </w:r>
            </w:hyperlink>
            <w:r w:rsidRPr="00954CD4">
              <w:rPr>
                <w:sz w:val="22"/>
                <w:szCs w:val="22"/>
              </w:rPr>
              <w:t xml:space="preserve"> от 14 июля 2022 года N 255-ФЗ "О контроле за деятельностью лиц, находящихся под иностранным влиянием"</w:t>
            </w:r>
            <w:r w:rsidR="00954CD4" w:rsidRPr="00954CD4">
              <w:rPr>
                <w:sz w:val="22"/>
                <w:szCs w:val="22"/>
              </w:rPr>
              <w:t>;</w:t>
            </w:r>
          </w:p>
          <w:p w14:paraId="7420CD10" w14:textId="77777777" w:rsidR="00954CD4" w:rsidRPr="00954CD4" w:rsidRDefault="00954CD4" w:rsidP="003E0417">
            <w:pPr>
              <w:tabs>
                <w:tab w:val="left" w:pos="1418"/>
                <w:tab w:val="left" w:pos="1620"/>
                <w:tab w:val="left" w:pos="1843"/>
              </w:tabs>
              <w:jc w:val="both"/>
              <w:rPr>
                <w:sz w:val="22"/>
                <w:szCs w:val="22"/>
              </w:rPr>
            </w:pPr>
            <w:r w:rsidRPr="00954CD4">
              <w:rPr>
                <w:sz w:val="22"/>
                <w:szCs w:val="22"/>
              </w:rPr>
              <w:t xml:space="preserve">ж) наличие опыта выполнения работ, являющихся предметом закупки - не менее трех исполненных договоров </w:t>
            </w:r>
            <w:r w:rsidRPr="00954CD4">
              <w:rPr>
                <w:sz w:val="22"/>
                <w:szCs w:val="22"/>
                <w:u w:val="single"/>
              </w:rPr>
              <w:t>(подтверждается предоставлением в составе заявки на участие в аукционе копий заключенных договоров, а также документов, подтверждающих их исполнение)</w:t>
            </w:r>
            <w:r w:rsidRPr="00954CD4">
              <w:rPr>
                <w:sz w:val="22"/>
                <w:szCs w:val="22"/>
              </w:rPr>
              <w:t>;</w:t>
            </w:r>
          </w:p>
          <w:p w14:paraId="53341C7E" w14:textId="193FF510" w:rsidR="009259B1" w:rsidRPr="009B4474" w:rsidRDefault="00954CD4" w:rsidP="009259B1">
            <w:pPr>
              <w:tabs>
                <w:tab w:val="left" w:pos="1418"/>
                <w:tab w:val="left" w:pos="1620"/>
                <w:tab w:val="left" w:pos="1843"/>
              </w:tabs>
              <w:jc w:val="both"/>
              <w:rPr>
                <w:sz w:val="22"/>
                <w:szCs w:val="22"/>
              </w:rPr>
            </w:pPr>
            <w:r w:rsidRPr="00954CD4">
              <w:rPr>
                <w:sz w:val="22"/>
                <w:szCs w:val="22"/>
              </w:rPr>
              <w:t xml:space="preserve">з) </w:t>
            </w:r>
            <w:r w:rsidR="009259B1" w:rsidRPr="009259B1">
              <w:rPr>
                <w:b/>
                <w:bCs/>
                <w:sz w:val="22"/>
                <w:szCs w:val="22"/>
                <w:highlight w:val="green"/>
              </w:rPr>
              <w:t>н</w:t>
            </w:r>
            <w:r w:rsidR="009259B1" w:rsidRPr="009259B1">
              <w:rPr>
                <w:b/>
                <w:bCs/>
                <w:sz w:val="22"/>
                <w:szCs w:val="22"/>
                <w:highlight w:val="green"/>
              </w:rPr>
              <w:t>аличие опыта у Подрядчика выполнения работ, являющихся предметом закупки - не менее трех исполненных договоров, при этом общая стоимость выполненных работ по ним должна быть не менее 30% от начальной (максимальной) цены договора по настоящей закупке</w:t>
            </w:r>
            <w:r w:rsidR="009259B1" w:rsidRPr="009259B1">
              <w:rPr>
                <w:sz w:val="22"/>
                <w:szCs w:val="22"/>
              </w:rPr>
              <w:t xml:space="preserve"> (подтверждается предоставлением в составе второй части заявки на участие в аукционе копий заключенных договоров, а также документов, подтверждающих их исполнение). В качестве опыта работы рассматривается в том числе монтаж средств обеспечения противопожарной защиты</w:t>
            </w:r>
            <w:r w:rsidR="009259B1">
              <w:rPr>
                <w:sz w:val="22"/>
                <w:szCs w:val="22"/>
              </w:rPr>
              <w:t>.</w:t>
            </w:r>
          </w:p>
          <w:p w14:paraId="1790608C" w14:textId="1FB13F44" w:rsidR="00954CD4" w:rsidRPr="009B4474" w:rsidRDefault="00954CD4" w:rsidP="003E0417">
            <w:pPr>
              <w:tabs>
                <w:tab w:val="left" w:pos="1418"/>
                <w:tab w:val="left" w:pos="1620"/>
                <w:tab w:val="left" w:pos="1843"/>
              </w:tabs>
              <w:jc w:val="both"/>
              <w:rPr>
                <w:sz w:val="22"/>
                <w:szCs w:val="22"/>
              </w:rPr>
            </w:pPr>
          </w:p>
        </w:tc>
      </w:tr>
      <w:tr w:rsidR="000454C5" w:rsidRPr="003E0417" w14:paraId="7F1FB7C9" w14:textId="77777777" w:rsidTr="00556B25">
        <w:tc>
          <w:tcPr>
            <w:tcW w:w="9952" w:type="dxa"/>
            <w:shd w:val="clear" w:color="auto" w:fill="auto"/>
          </w:tcPr>
          <w:p w14:paraId="658A20F8" w14:textId="77777777" w:rsidR="000454C5" w:rsidRPr="006101E4" w:rsidRDefault="000454C5" w:rsidP="003D6A87">
            <w:pPr>
              <w:spacing w:after="120"/>
              <w:ind w:left="40"/>
              <w:contextualSpacing/>
              <w:jc w:val="both"/>
              <w:rPr>
                <w:sz w:val="22"/>
                <w:szCs w:val="22"/>
              </w:rPr>
            </w:pPr>
          </w:p>
        </w:tc>
      </w:tr>
    </w:tbl>
    <w:p w14:paraId="41972926" w14:textId="77777777" w:rsidR="00B81922" w:rsidRDefault="00B81922" w:rsidP="003E0417">
      <w:pPr>
        <w:tabs>
          <w:tab w:val="left" w:pos="1418"/>
          <w:tab w:val="left" w:pos="1620"/>
          <w:tab w:val="left" w:pos="1843"/>
        </w:tabs>
        <w:jc w:val="both"/>
        <w:rPr>
          <w:sz w:val="22"/>
          <w:szCs w:val="22"/>
        </w:rPr>
      </w:pPr>
    </w:p>
    <w:p w14:paraId="424BD7B6" w14:textId="77777777" w:rsidR="00E35A5E" w:rsidRDefault="00E35A5E" w:rsidP="00E35A5E">
      <w:pPr>
        <w:tabs>
          <w:tab w:val="left" w:pos="1418"/>
          <w:tab w:val="left" w:pos="1620"/>
          <w:tab w:val="left" w:pos="1843"/>
        </w:tabs>
        <w:jc w:val="center"/>
        <w:rPr>
          <w:rFonts w:ascii="Verdana" w:hAnsi="Verdana"/>
          <w:sz w:val="22"/>
          <w:szCs w:val="22"/>
        </w:rPr>
      </w:pPr>
    </w:p>
    <w:p w14:paraId="5D3C1C2B" w14:textId="77777777" w:rsidR="00864FD1" w:rsidRDefault="00E35A5E" w:rsidP="00864FD1">
      <w:pPr>
        <w:tabs>
          <w:tab w:val="left" w:pos="1418"/>
          <w:tab w:val="left" w:pos="1620"/>
          <w:tab w:val="left" w:pos="1843"/>
        </w:tabs>
        <w:jc w:val="center"/>
        <w:rPr>
          <w:b/>
          <w:sz w:val="22"/>
          <w:szCs w:val="22"/>
        </w:rPr>
      </w:pPr>
      <w:r>
        <w:rPr>
          <w:b/>
          <w:sz w:val="22"/>
          <w:szCs w:val="22"/>
        </w:rPr>
        <w:t xml:space="preserve">ТРЕБОВАНИЯ </w:t>
      </w:r>
    </w:p>
    <w:p w14:paraId="456D32EB" w14:textId="77CC1669" w:rsidR="00E35A5E" w:rsidRPr="00E35A5E" w:rsidRDefault="00864FD1" w:rsidP="00864FD1">
      <w:pPr>
        <w:tabs>
          <w:tab w:val="left" w:pos="1418"/>
          <w:tab w:val="left" w:pos="1620"/>
          <w:tab w:val="left" w:pos="1843"/>
        </w:tabs>
        <w:jc w:val="center"/>
        <w:rPr>
          <w:sz w:val="22"/>
          <w:szCs w:val="22"/>
        </w:rPr>
      </w:pPr>
      <w:r>
        <w:rPr>
          <w:b/>
          <w:sz w:val="22"/>
          <w:szCs w:val="22"/>
        </w:rPr>
        <w:t>к</w:t>
      </w:r>
      <w:r w:rsidR="00E35A5E" w:rsidRPr="00E35A5E">
        <w:rPr>
          <w:b/>
          <w:sz w:val="22"/>
          <w:szCs w:val="22"/>
        </w:rPr>
        <w:t xml:space="preserve"> привлекаемым </w:t>
      </w:r>
      <w:r>
        <w:rPr>
          <w:b/>
          <w:sz w:val="22"/>
          <w:szCs w:val="22"/>
        </w:rPr>
        <w:t>участником закупки</w:t>
      </w:r>
      <w:r w:rsidR="00E35A5E" w:rsidRPr="00E35A5E">
        <w:rPr>
          <w:b/>
          <w:sz w:val="22"/>
          <w:szCs w:val="22"/>
        </w:rPr>
        <w:t xml:space="preserve"> субподрядчикам, соисполнителям и (или) изготовителям товара, являющегося предметом закупки, и перечень документов, представляемых участниками такой закупки для подтверждения их соответствия указанным требованиям, в случае закупки работ по проектированию, строительству, модернизации и ремонту особо опасных, технически сложных объектов капитального строительства и закупки товаров, работ, услуг, связанных с использованием атомной энергии</w:t>
      </w:r>
      <w:r w:rsidR="00E35A5E" w:rsidRPr="00E35A5E">
        <w:rPr>
          <w:sz w:val="22"/>
          <w:szCs w:val="22"/>
        </w:rPr>
        <w:t xml:space="preserve"> </w:t>
      </w:r>
      <w:r w:rsidR="00E35A5E" w:rsidRPr="00E35A5E">
        <w:rPr>
          <w:i/>
          <w:sz w:val="22"/>
          <w:szCs w:val="22"/>
        </w:rPr>
        <w:t xml:space="preserve">– </w:t>
      </w:r>
      <w:r w:rsidR="00A06BC6" w:rsidRPr="00A06BC6">
        <w:rPr>
          <w:iCs/>
          <w:sz w:val="22"/>
          <w:szCs w:val="22"/>
        </w:rPr>
        <w:t>такие же как и к участникам закупки</w:t>
      </w:r>
    </w:p>
    <w:p w14:paraId="5F127F07" w14:textId="77777777" w:rsidR="00E91596" w:rsidRPr="00E35A5E" w:rsidRDefault="00E91596" w:rsidP="00B81922">
      <w:pPr>
        <w:jc w:val="center"/>
        <w:rPr>
          <w:b/>
        </w:rPr>
      </w:pPr>
    </w:p>
    <w:p w14:paraId="6CE30888" w14:textId="77777777" w:rsidR="006A2C48" w:rsidRDefault="006A2C48" w:rsidP="00B81922">
      <w:pPr>
        <w:jc w:val="center"/>
        <w:rPr>
          <w:b/>
        </w:rPr>
      </w:pPr>
    </w:p>
    <w:p w14:paraId="5CCB2890" w14:textId="77777777" w:rsidR="006A2C48" w:rsidRDefault="006A2C48" w:rsidP="00B81922">
      <w:pPr>
        <w:jc w:val="center"/>
        <w:rPr>
          <w:b/>
        </w:rPr>
      </w:pPr>
    </w:p>
    <w:p w14:paraId="3371697D" w14:textId="02EF11E8" w:rsidR="00B81922" w:rsidRDefault="00B81922" w:rsidP="00B81922">
      <w:pPr>
        <w:jc w:val="center"/>
        <w:rPr>
          <w:b/>
        </w:rPr>
      </w:pPr>
      <w:r w:rsidRPr="0035080D">
        <w:rPr>
          <w:b/>
        </w:rPr>
        <w:t xml:space="preserve">Раздел </w:t>
      </w:r>
      <w:r w:rsidRPr="0035080D">
        <w:rPr>
          <w:b/>
          <w:lang w:val="en-US"/>
        </w:rPr>
        <w:t>V</w:t>
      </w:r>
      <w:r w:rsidRPr="0035080D">
        <w:rPr>
          <w:b/>
        </w:rPr>
        <w:t xml:space="preserve">. </w:t>
      </w:r>
      <w:r>
        <w:rPr>
          <w:b/>
        </w:rPr>
        <w:t xml:space="preserve">ПОРЯДОК РАССМОТРЕНИЯ </w:t>
      </w:r>
      <w:r w:rsidR="00AB7061">
        <w:rPr>
          <w:b/>
        </w:rPr>
        <w:t>ЗАЯВОК</w:t>
      </w:r>
      <w:r>
        <w:rPr>
          <w:b/>
        </w:rPr>
        <w:t xml:space="preserve"> </w:t>
      </w:r>
    </w:p>
    <w:p w14:paraId="20E8B6CE" w14:textId="77777777" w:rsidR="00B81922" w:rsidRDefault="00B81922" w:rsidP="00B81922">
      <w:pPr>
        <w:jc w:val="center"/>
        <w:rPr>
          <w:b/>
        </w:rPr>
      </w:pPr>
      <w:r>
        <w:rPr>
          <w:b/>
        </w:rPr>
        <w:t>НА УЧАСТИЕ В АУКЦИОНЕ В ЭЛЕКТРОННОЙ ФОРМЕ</w:t>
      </w:r>
    </w:p>
    <w:p w14:paraId="1AB9C0E0" w14:textId="77777777" w:rsidR="00B81922" w:rsidRDefault="00B81922" w:rsidP="00B81922">
      <w:pPr>
        <w:jc w:val="center"/>
        <w:rPr>
          <w:b/>
        </w:rPr>
      </w:pPr>
    </w:p>
    <w:tbl>
      <w:tblPr>
        <w:tblW w:w="99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52"/>
      </w:tblGrid>
      <w:tr w:rsidR="00B81922" w:rsidRPr="001F5200" w14:paraId="6D98880E" w14:textId="77777777" w:rsidTr="00952B4F">
        <w:trPr>
          <w:trHeight w:val="557"/>
        </w:trPr>
        <w:tc>
          <w:tcPr>
            <w:tcW w:w="9952" w:type="dxa"/>
          </w:tcPr>
          <w:p w14:paraId="6387F230" w14:textId="77777777" w:rsidR="0012330F" w:rsidRPr="00DE6D05" w:rsidRDefault="0012330F" w:rsidP="0012330F">
            <w:pPr>
              <w:tabs>
                <w:tab w:val="left" w:pos="1276"/>
              </w:tabs>
              <w:suppressAutoHyphens w:val="0"/>
              <w:spacing w:line="276" w:lineRule="auto"/>
              <w:jc w:val="both"/>
              <w:rPr>
                <w:sz w:val="22"/>
                <w:szCs w:val="22"/>
                <w:lang w:eastAsia="ru-RU"/>
              </w:rPr>
            </w:pPr>
            <w:r w:rsidRPr="00DE6D05">
              <w:rPr>
                <w:sz w:val="22"/>
                <w:szCs w:val="22"/>
                <w:lang w:eastAsia="ru-RU"/>
              </w:rPr>
              <w:t>При рассмотрении аукционных заявок выполняются следующие действия:</w:t>
            </w:r>
          </w:p>
          <w:p w14:paraId="7162FBCB" w14:textId="7967F4B7" w:rsidR="0012330F" w:rsidRPr="00DE6D05" w:rsidRDefault="0012330F" w:rsidP="0012330F">
            <w:pPr>
              <w:tabs>
                <w:tab w:val="left" w:pos="1701"/>
              </w:tabs>
              <w:suppressAutoHyphens w:val="0"/>
              <w:spacing w:line="276" w:lineRule="auto"/>
              <w:jc w:val="both"/>
              <w:rPr>
                <w:sz w:val="22"/>
                <w:szCs w:val="22"/>
                <w:lang w:eastAsia="ru-RU"/>
              </w:rPr>
            </w:pPr>
            <w:r w:rsidRPr="00DE6D05">
              <w:rPr>
                <w:sz w:val="22"/>
                <w:szCs w:val="22"/>
                <w:lang w:eastAsia="ru-RU"/>
              </w:rPr>
              <w:t>1. Проверка участников закупки на соответствие требованиям заказчика и проверка их заявок на соблюдение требований аукционной документации к оформлению заявок; при этом аукционные заявки рассматриваются как отвечающие требованиям аукционной документации, даже если в них имеются несущественные несоответствия по форме, или арифметические и грамматические ошибки, которые исправлены и с их исправлением согласен участник, представивший данную заявку.</w:t>
            </w:r>
          </w:p>
          <w:p w14:paraId="7D628B36" w14:textId="1CBD4AF0" w:rsidR="0012330F" w:rsidRPr="00DE6D05" w:rsidRDefault="0012330F" w:rsidP="0012330F">
            <w:pPr>
              <w:tabs>
                <w:tab w:val="left" w:pos="1701"/>
              </w:tabs>
              <w:suppressAutoHyphens w:val="0"/>
              <w:spacing w:line="276" w:lineRule="auto"/>
              <w:jc w:val="both"/>
              <w:rPr>
                <w:sz w:val="22"/>
                <w:szCs w:val="22"/>
                <w:lang w:eastAsia="ru-RU"/>
              </w:rPr>
            </w:pPr>
            <w:bookmarkStart w:id="10" w:name="_Ref372620277"/>
            <w:r w:rsidRPr="00DE6D05">
              <w:rPr>
                <w:sz w:val="22"/>
                <w:szCs w:val="22"/>
                <w:lang w:eastAsia="ru-RU"/>
              </w:rPr>
              <w:t>2. Проверка участника закупки, в том числе его правоспособности, подлинности аукционной заявки, достоверности представленных на аукцион сведений и документов, отсутствия участника закупки в реестре недобросовестных поставщиков, отсутствия просроченной дебиторской задолженности и (или) невыполненных обязательств перед заказчиком по ранее заключённым договорам (в том числе аффилированными с участником закупки структурами)</w:t>
            </w:r>
            <w:bookmarkEnd w:id="10"/>
            <w:r w:rsidRPr="00DE6D05">
              <w:rPr>
                <w:sz w:val="22"/>
                <w:szCs w:val="22"/>
                <w:lang w:eastAsia="ru-RU"/>
              </w:rPr>
              <w:t>.</w:t>
            </w:r>
          </w:p>
          <w:p w14:paraId="4883892F" w14:textId="61CE22CB" w:rsidR="0012330F" w:rsidRPr="00DE6D05" w:rsidRDefault="00DE6D05" w:rsidP="00DE6D05">
            <w:pPr>
              <w:tabs>
                <w:tab w:val="left" w:pos="1701"/>
              </w:tabs>
              <w:suppressAutoHyphens w:val="0"/>
              <w:spacing w:line="276" w:lineRule="auto"/>
              <w:jc w:val="both"/>
              <w:rPr>
                <w:sz w:val="22"/>
                <w:szCs w:val="22"/>
                <w:lang w:eastAsia="ru-RU"/>
              </w:rPr>
            </w:pPr>
            <w:r w:rsidRPr="00DE6D05">
              <w:rPr>
                <w:sz w:val="22"/>
                <w:szCs w:val="22"/>
                <w:lang w:eastAsia="ru-RU"/>
              </w:rPr>
              <w:t xml:space="preserve">3. </w:t>
            </w:r>
            <w:r w:rsidR="0012330F" w:rsidRPr="00DE6D05">
              <w:rPr>
                <w:sz w:val="22"/>
                <w:szCs w:val="22"/>
                <w:lang w:eastAsia="ru-RU"/>
              </w:rPr>
              <w:t>Проверка предлагаемых товаров, работ, услуг на соответствие требованиям аукционной документации.</w:t>
            </w:r>
          </w:p>
          <w:p w14:paraId="79329F92" w14:textId="0CE0A882" w:rsidR="0012330F" w:rsidRPr="00DE6D05" w:rsidRDefault="00DE6D05" w:rsidP="00DE6D05">
            <w:pPr>
              <w:tabs>
                <w:tab w:val="left" w:pos="1701"/>
              </w:tabs>
              <w:suppressAutoHyphens w:val="0"/>
              <w:spacing w:line="276" w:lineRule="auto"/>
              <w:jc w:val="both"/>
              <w:rPr>
                <w:sz w:val="22"/>
                <w:szCs w:val="22"/>
                <w:lang w:eastAsia="ru-RU"/>
              </w:rPr>
            </w:pPr>
            <w:r w:rsidRPr="00DE6D05">
              <w:rPr>
                <w:sz w:val="22"/>
                <w:szCs w:val="22"/>
                <w:lang w:eastAsia="ru-RU"/>
              </w:rPr>
              <w:t xml:space="preserve">4. </w:t>
            </w:r>
            <w:r w:rsidR="0012330F" w:rsidRPr="00DE6D05">
              <w:rPr>
                <w:sz w:val="22"/>
                <w:szCs w:val="22"/>
                <w:lang w:eastAsia="ru-RU"/>
              </w:rPr>
              <w:t>Отклонение аукционных заявок, которые по мнению членов Закупочной комиссии не соответствуют требованиям аукциона по существу, и принятие решения об отказе участникам закупки, подавшим такие заявки в допуске к участию в аукционе.</w:t>
            </w:r>
          </w:p>
          <w:p w14:paraId="26209987" w14:textId="77777777" w:rsidR="0012330F" w:rsidRPr="00DE6D05" w:rsidRDefault="0012330F" w:rsidP="0012330F">
            <w:pPr>
              <w:spacing w:line="276" w:lineRule="auto"/>
              <w:ind w:firstLine="709"/>
              <w:jc w:val="both"/>
              <w:rPr>
                <w:sz w:val="22"/>
                <w:szCs w:val="22"/>
                <w:lang w:eastAsia="ru-RU"/>
              </w:rPr>
            </w:pPr>
            <w:r w:rsidRPr="00DE6D05">
              <w:rPr>
                <w:sz w:val="22"/>
                <w:szCs w:val="22"/>
                <w:lang w:eastAsia="ru-RU"/>
              </w:rPr>
              <w:t xml:space="preserve">По результатам рассмотрения заявок на участие в аукционе Закупочной комиссией принимается решение о признании участника закупки участником аукциона или об отказе в признании участника закупки участником аукциона. </w:t>
            </w:r>
          </w:p>
          <w:p w14:paraId="39D47699" w14:textId="77777777" w:rsidR="00DE6D05" w:rsidRPr="00DE6D05" w:rsidRDefault="00DE6D05" w:rsidP="00DE6D05">
            <w:pPr>
              <w:suppressAutoHyphens w:val="0"/>
              <w:spacing w:line="276" w:lineRule="auto"/>
              <w:ind w:left="709"/>
              <w:jc w:val="both"/>
              <w:rPr>
                <w:sz w:val="22"/>
                <w:szCs w:val="22"/>
                <w:lang w:eastAsia="ru-RU"/>
              </w:rPr>
            </w:pPr>
            <w:bookmarkStart w:id="11" w:name="_Ref372620323"/>
          </w:p>
          <w:p w14:paraId="4BAEA2B0" w14:textId="009D9E74" w:rsidR="0012330F" w:rsidRPr="00DE6D05" w:rsidRDefault="0012330F" w:rsidP="00DE6D05">
            <w:pPr>
              <w:suppressAutoHyphens w:val="0"/>
              <w:spacing w:line="276" w:lineRule="auto"/>
              <w:jc w:val="both"/>
              <w:rPr>
                <w:sz w:val="22"/>
                <w:szCs w:val="22"/>
                <w:lang w:eastAsia="ru-RU"/>
              </w:rPr>
            </w:pPr>
            <w:r w:rsidRPr="00DE6D05">
              <w:rPr>
                <w:sz w:val="22"/>
                <w:szCs w:val="22"/>
                <w:lang w:eastAsia="ru-RU"/>
              </w:rPr>
              <w:t>Участнику закупки будет отказано в признании его участником аукциона в случаях:</w:t>
            </w:r>
            <w:bookmarkEnd w:id="11"/>
          </w:p>
          <w:p w14:paraId="05A42131" w14:textId="116196B9" w:rsidR="0012330F" w:rsidRPr="00DE6D05" w:rsidRDefault="00DE6D05" w:rsidP="00DE6D05">
            <w:pPr>
              <w:tabs>
                <w:tab w:val="left" w:pos="1560"/>
              </w:tabs>
              <w:suppressAutoHyphens w:val="0"/>
              <w:spacing w:line="276" w:lineRule="auto"/>
              <w:jc w:val="both"/>
              <w:rPr>
                <w:sz w:val="22"/>
                <w:szCs w:val="22"/>
              </w:rPr>
            </w:pPr>
            <w:r w:rsidRPr="00DE6D05">
              <w:rPr>
                <w:sz w:val="22"/>
                <w:szCs w:val="22"/>
              </w:rPr>
              <w:t xml:space="preserve">- </w:t>
            </w:r>
            <w:r w:rsidR="0012330F" w:rsidRPr="00DE6D05">
              <w:rPr>
                <w:sz w:val="22"/>
                <w:szCs w:val="22"/>
              </w:rPr>
              <w:t>Непредставления оригиналов и копий документов, а также иных сведений, требование о наличии которых установлено аукционной документацией.</w:t>
            </w:r>
          </w:p>
          <w:p w14:paraId="049A13D2" w14:textId="1346B83E" w:rsidR="0012330F" w:rsidRPr="00DE6D05" w:rsidRDefault="00DE6D05" w:rsidP="00DE6D05">
            <w:pPr>
              <w:tabs>
                <w:tab w:val="left" w:pos="1560"/>
              </w:tabs>
              <w:suppressAutoHyphens w:val="0"/>
              <w:spacing w:line="276" w:lineRule="auto"/>
              <w:jc w:val="both"/>
              <w:rPr>
                <w:sz w:val="22"/>
                <w:szCs w:val="22"/>
              </w:rPr>
            </w:pPr>
            <w:r w:rsidRPr="00DE6D05">
              <w:rPr>
                <w:sz w:val="22"/>
                <w:szCs w:val="22"/>
              </w:rPr>
              <w:t xml:space="preserve">- </w:t>
            </w:r>
            <w:r w:rsidR="0012330F" w:rsidRPr="00DE6D05">
              <w:rPr>
                <w:sz w:val="22"/>
                <w:szCs w:val="22"/>
              </w:rPr>
              <w:t>Несоответствия участника закупки требованиям к участникам аукциона, установленным аукционной документацией.</w:t>
            </w:r>
          </w:p>
          <w:p w14:paraId="25F7098D" w14:textId="56CBE7C8" w:rsidR="0012330F" w:rsidRPr="00DE6D05" w:rsidRDefault="00DE6D05" w:rsidP="00DE6D05">
            <w:pPr>
              <w:tabs>
                <w:tab w:val="left" w:pos="1560"/>
              </w:tabs>
              <w:suppressAutoHyphens w:val="0"/>
              <w:spacing w:line="276" w:lineRule="auto"/>
              <w:jc w:val="both"/>
              <w:rPr>
                <w:sz w:val="22"/>
                <w:szCs w:val="22"/>
              </w:rPr>
            </w:pPr>
            <w:r w:rsidRPr="00DE6D05">
              <w:rPr>
                <w:sz w:val="22"/>
                <w:szCs w:val="22"/>
              </w:rPr>
              <w:t xml:space="preserve">- </w:t>
            </w:r>
            <w:r w:rsidR="0012330F" w:rsidRPr="00DE6D05">
              <w:rPr>
                <w:sz w:val="22"/>
                <w:szCs w:val="22"/>
              </w:rPr>
              <w:t>Несоответствия аукционной заявки требованиям к аукционным заявкам, установленным аукционной документацией, в том числе непредставления документа, подтверждающего внесение обеспечения аукционной заявки.</w:t>
            </w:r>
          </w:p>
          <w:p w14:paraId="11362AC9" w14:textId="5FFE85F8" w:rsidR="0012330F" w:rsidRPr="00DE6D05" w:rsidRDefault="00DE6D05" w:rsidP="00DE6D05">
            <w:pPr>
              <w:tabs>
                <w:tab w:val="left" w:pos="1560"/>
              </w:tabs>
              <w:suppressAutoHyphens w:val="0"/>
              <w:spacing w:line="276" w:lineRule="auto"/>
              <w:jc w:val="both"/>
              <w:rPr>
                <w:sz w:val="22"/>
                <w:szCs w:val="22"/>
              </w:rPr>
            </w:pPr>
            <w:r w:rsidRPr="00DE6D05">
              <w:rPr>
                <w:sz w:val="22"/>
                <w:szCs w:val="22"/>
              </w:rPr>
              <w:t xml:space="preserve">- </w:t>
            </w:r>
            <w:r w:rsidR="0012330F" w:rsidRPr="00DE6D05">
              <w:rPr>
                <w:sz w:val="22"/>
                <w:szCs w:val="22"/>
              </w:rPr>
              <w:t>Несоответствия предлагаемых товаров, работ, услуг требованиям аукционной документации.</w:t>
            </w:r>
          </w:p>
          <w:p w14:paraId="66141C36" w14:textId="6B06044C" w:rsidR="0012330F" w:rsidRPr="00DE6D05" w:rsidRDefault="00DE6D05" w:rsidP="00DE6D05">
            <w:pPr>
              <w:tabs>
                <w:tab w:val="left" w:pos="1560"/>
              </w:tabs>
              <w:suppressAutoHyphens w:val="0"/>
              <w:spacing w:line="276" w:lineRule="auto"/>
              <w:jc w:val="both"/>
              <w:rPr>
                <w:sz w:val="22"/>
                <w:szCs w:val="22"/>
              </w:rPr>
            </w:pPr>
            <w:r w:rsidRPr="00DE6D05">
              <w:rPr>
                <w:sz w:val="22"/>
                <w:szCs w:val="22"/>
              </w:rPr>
              <w:t xml:space="preserve">- </w:t>
            </w:r>
            <w:r w:rsidR="0012330F" w:rsidRPr="00DE6D05">
              <w:rPr>
                <w:sz w:val="22"/>
                <w:szCs w:val="22"/>
              </w:rPr>
              <w:t>Непредставления обеспечения аукционной заявки.</w:t>
            </w:r>
          </w:p>
          <w:p w14:paraId="2C8B307D" w14:textId="0195EFDE" w:rsidR="0012330F" w:rsidRPr="00DE6D05" w:rsidRDefault="00DE6D05" w:rsidP="00DE6D05">
            <w:pPr>
              <w:tabs>
                <w:tab w:val="left" w:pos="1560"/>
              </w:tabs>
              <w:suppressAutoHyphens w:val="0"/>
              <w:spacing w:line="276" w:lineRule="auto"/>
              <w:jc w:val="both"/>
              <w:rPr>
                <w:sz w:val="22"/>
                <w:szCs w:val="22"/>
              </w:rPr>
            </w:pPr>
            <w:r w:rsidRPr="00DE6D05">
              <w:rPr>
                <w:sz w:val="22"/>
                <w:szCs w:val="22"/>
              </w:rPr>
              <w:t xml:space="preserve">- </w:t>
            </w:r>
            <w:r w:rsidR="0012330F" w:rsidRPr="00DE6D05">
              <w:rPr>
                <w:sz w:val="22"/>
                <w:szCs w:val="22"/>
              </w:rPr>
              <w:t>Предоставления в составе аукционной заявки ложных сведений, искажения информации или документов, входящих в состав заявки.</w:t>
            </w:r>
          </w:p>
          <w:p w14:paraId="72D00253" w14:textId="11415F76" w:rsidR="0012330F" w:rsidRPr="00DE6D05" w:rsidRDefault="00DE6D05" w:rsidP="00DE6D05">
            <w:pPr>
              <w:tabs>
                <w:tab w:val="left" w:pos="1560"/>
              </w:tabs>
              <w:suppressAutoHyphens w:val="0"/>
              <w:spacing w:line="276" w:lineRule="auto"/>
              <w:jc w:val="both"/>
              <w:rPr>
                <w:sz w:val="22"/>
                <w:szCs w:val="22"/>
              </w:rPr>
            </w:pPr>
            <w:r w:rsidRPr="00DE6D05">
              <w:rPr>
                <w:sz w:val="22"/>
                <w:szCs w:val="22"/>
              </w:rPr>
              <w:t xml:space="preserve">- </w:t>
            </w:r>
            <w:r w:rsidR="0012330F" w:rsidRPr="00DE6D05">
              <w:rPr>
                <w:sz w:val="22"/>
                <w:szCs w:val="22"/>
              </w:rPr>
              <w:t>Наличия в реестре недобросовестных поставщиков сведений об участнике закупки.</w:t>
            </w:r>
          </w:p>
          <w:p w14:paraId="30F61EF8" w14:textId="02358508" w:rsidR="0012330F" w:rsidRDefault="00DE6D05" w:rsidP="00DE6D05">
            <w:pPr>
              <w:tabs>
                <w:tab w:val="left" w:pos="1560"/>
              </w:tabs>
              <w:suppressAutoHyphens w:val="0"/>
              <w:spacing w:line="276" w:lineRule="auto"/>
              <w:jc w:val="both"/>
              <w:rPr>
                <w:sz w:val="22"/>
                <w:szCs w:val="22"/>
              </w:rPr>
            </w:pPr>
            <w:r w:rsidRPr="00DE6D05">
              <w:rPr>
                <w:sz w:val="22"/>
                <w:szCs w:val="22"/>
              </w:rPr>
              <w:t xml:space="preserve">- </w:t>
            </w:r>
            <w:r w:rsidR="0012330F" w:rsidRPr="00DE6D05">
              <w:rPr>
                <w:sz w:val="22"/>
                <w:szCs w:val="22"/>
              </w:rPr>
              <w:t>Наличия у участника закупки просроченной дебиторской задолженности и (или) невыполненных обязательств перед заказчиком и его дочерними и зависимыми обществами (в том числе аффилированными с участником закупки структурами).</w:t>
            </w:r>
          </w:p>
          <w:p w14:paraId="5A3D2C71" w14:textId="3A0B2FCE" w:rsidR="00443E24" w:rsidRPr="00DE6D05" w:rsidRDefault="00443E24" w:rsidP="00DE6D05">
            <w:pPr>
              <w:tabs>
                <w:tab w:val="left" w:pos="1560"/>
              </w:tabs>
              <w:suppressAutoHyphens w:val="0"/>
              <w:spacing w:line="276" w:lineRule="auto"/>
              <w:jc w:val="both"/>
              <w:rPr>
                <w:sz w:val="22"/>
                <w:szCs w:val="22"/>
              </w:rPr>
            </w:pPr>
            <w:r>
              <w:rPr>
                <w:sz w:val="22"/>
                <w:szCs w:val="22"/>
              </w:rPr>
              <w:t>- Наличия информации об участнике закупки в реестре иноагентов.</w:t>
            </w:r>
          </w:p>
          <w:p w14:paraId="6B79FDD0" w14:textId="44CCDB62" w:rsidR="0012330F" w:rsidRPr="00DE6D05" w:rsidRDefault="0012330F" w:rsidP="00DE6D05">
            <w:pPr>
              <w:tabs>
                <w:tab w:val="left" w:pos="1418"/>
              </w:tabs>
              <w:suppressAutoHyphens w:val="0"/>
              <w:spacing w:line="276" w:lineRule="auto"/>
              <w:jc w:val="both"/>
              <w:rPr>
                <w:sz w:val="22"/>
                <w:szCs w:val="22"/>
                <w:lang w:eastAsia="ru-RU"/>
              </w:rPr>
            </w:pPr>
          </w:p>
          <w:p w14:paraId="420AF299" w14:textId="35BFBED9" w:rsidR="0012330F" w:rsidRPr="00DE6D05" w:rsidRDefault="0012330F" w:rsidP="00DE6D05">
            <w:pPr>
              <w:tabs>
                <w:tab w:val="left" w:pos="1418"/>
              </w:tabs>
              <w:suppressAutoHyphens w:val="0"/>
              <w:spacing w:line="276" w:lineRule="auto"/>
              <w:jc w:val="both"/>
              <w:rPr>
                <w:sz w:val="22"/>
                <w:szCs w:val="22"/>
                <w:lang w:eastAsia="ru-RU"/>
              </w:rPr>
            </w:pPr>
            <w:bookmarkStart w:id="12" w:name="_Ref372620336"/>
            <w:r w:rsidRPr="00DE6D05">
              <w:rPr>
                <w:sz w:val="22"/>
                <w:szCs w:val="22"/>
                <w:lang w:eastAsia="ru-RU"/>
              </w:rPr>
              <w:t>В случае установления недостоверности сведений, содержащихся в аукционной заявке, установления факта проведения ликвидации участника закупки или принятия арбитражным судом решения о признании участника закупки банкротом и об открытии конкурсного производства, факта приостановления деятельности участника закупки в порядке, предусмотренном Кодексом Российской Федерации об административных правонарушениях, факта наличия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такой участник закупки отстраняется от участия в аукционе на любом этапе его проведения.</w:t>
            </w:r>
            <w:bookmarkEnd w:id="12"/>
          </w:p>
          <w:p w14:paraId="2ACB096B" w14:textId="77777777" w:rsidR="00DE6D05" w:rsidRPr="00DE6D05" w:rsidRDefault="00DE6D05" w:rsidP="00DE6D05">
            <w:pPr>
              <w:tabs>
                <w:tab w:val="left" w:pos="1418"/>
              </w:tabs>
              <w:suppressAutoHyphens w:val="0"/>
              <w:spacing w:line="276" w:lineRule="auto"/>
              <w:jc w:val="both"/>
              <w:rPr>
                <w:sz w:val="22"/>
                <w:szCs w:val="22"/>
                <w:lang w:eastAsia="ru-RU"/>
              </w:rPr>
            </w:pPr>
          </w:p>
          <w:p w14:paraId="3909AFEC" w14:textId="6876A5FF" w:rsidR="0012330F" w:rsidRPr="00DE6D05" w:rsidRDefault="0012330F" w:rsidP="00DE6D05">
            <w:pPr>
              <w:tabs>
                <w:tab w:val="left" w:pos="1418"/>
              </w:tabs>
              <w:suppressAutoHyphens w:val="0"/>
              <w:spacing w:line="276" w:lineRule="auto"/>
              <w:jc w:val="both"/>
              <w:rPr>
                <w:sz w:val="22"/>
                <w:szCs w:val="22"/>
                <w:lang w:eastAsia="ru-RU"/>
              </w:rPr>
            </w:pPr>
            <w:r w:rsidRPr="00DE6D05">
              <w:rPr>
                <w:sz w:val="22"/>
                <w:szCs w:val="22"/>
                <w:lang w:eastAsia="ru-RU"/>
              </w:rPr>
              <w:t>При необходимости в ходе рассмотрения заявок на участие в аукционе, Закупочная комиссия вправе потребовать от участников закупки разъяснения сведений, содержащихся в аукционных заявках. Требования Закупочной комиссии, направленные на изменение содержания аукционной заявки, изменение или предоставление отсутствующего обеспечения заявки, а также разъяснения участника закупки, изменяющие суть предложения, содержащегося в поданной таким участником аукционной заявке, не допускаются.</w:t>
            </w:r>
          </w:p>
          <w:p w14:paraId="1D1C9BFA" w14:textId="4A352949" w:rsidR="00B81922" w:rsidRPr="001F5200" w:rsidRDefault="00B81922" w:rsidP="007638F6">
            <w:pPr>
              <w:jc w:val="both"/>
            </w:pPr>
          </w:p>
        </w:tc>
      </w:tr>
    </w:tbl>
    <w:p w14:paraId="27509305" w14:textId="78E01086" w:rsidR="001A559A" w:rsidRPr="006A2C48" w:rsidRDefault="001A559A" w:rsidP="006A2C48">
      <w:pPr>
        <w:suppressAutoHyphens w:val="0"/>
        <w:spacing w:after="160"/>
        <w:contextualSpacing/>
      </w:pPr>
    </w:p>
    <w:p w14:paraId="654AEB34" w14:textId="77777777" w:rsidR="006A2C48" w:rsidRPr="006A2C48" w:rsidRDefault="006A2C48" w:rsidP="006A2C48">
      <w:pPr>
        <w:suppressAutoHyphens w:val="0"/>
        <w:spacing w:after="160"/>
        <w:contextualSpacing/>
      </w:pPr>
    </w:p>
    <w:p w14:paraId="062E1A96" w14:textId="77777777" w:rsidR="006A2C48" w:rsidRPr="006A2C48" w:rsidRDefault="006A2C48" w:rsidP="006A2C48">
      <w:pPr>
        <w:suppressAutoHyphens w:val="0"/>
        <w:spacing w:after="160"/>
        <w:contextualSpacing/>
      </w:pPr>
    </w:p>
    <w:p w14:paraId="7697D840" w14:textId="77777777" w:rsidR="00E21B8E" w:rsidRDefault="00010EC6" w:rsidP="009B2144">
      <w:pPr>
        <w:widowControl w:val="0"/>
        <w:tabs>
          <w:tab w:val="left" w:pos="0"/>
        </w:tabs>
        <w:ind w:left="6096" w:hanging="6096"/>
        <w:contextualSpacing/>
        <w:jc w:val="center"/>
        <w:rPr>
          <w:b/>
        </w:rPr>
      </w:pPr>
      <w:r w:rsidRPr="00AB1DAD">
        <w:rPr>
          <w:b/>
        </w:rPr>
        <w:t xml:space="preserve">РАЗДЕЛ </w:t>
      </w:r>
      <w:r w:rsidRPr="00AB1DAD">
        <w:rPr>
          <w:b/>
          <w:lang w:val="en-US"/>
        </w:rPr>
        <w:t>V</w:t>
      </w:r>
      <w:r w:rsidR="001A559A" w:rsidRPr="00AB1DAD">
        <w:rPr>
          <w:b/>
          <w:lang w:val="en-US"/>
        </w:rPr>
        <w:t>I</w:t>
      </w:r>
      <w:r w:rsidRPr="00AB1DAD">
        <w:rPr>
          <w:b/>
        </w:rPr>
        <w:t>. ОБОСНОВАНИЕ</w:t>
      </w:r>
      <w:r w:rsidRPr="00010EC6">
        <w:rPr>
          <w:b/>
        </w:rPr>
        <w:t xml:space="preserve"> НАЧАЛЬНОЙ (МАКСИМАЛЬНОЙ) ЦЕНЫ ДОГОВОРА</w:t>
      </w:r>
    </w:p>
    <w:p w14:paraId="7A1FB259" w14:textId="62A5CEBC" w:rsidR="006A2C48" w:rsidRDefault="004C5C4C" w:rsidP="009B2144">
      <w:pPr>
        <w:widowControl w:val="0"/>
        <w:tabs>
          <w:tab w:val="left" w:pos="0"/>
        </w:tabs>
        <w:ind w:left="284" w:right="566" w:hanging="1"/>
        <w:jc w:val="center"/>
      </w:pPr>
      <w:r>
        <w:rPr>
          <w:b/>
        </w:rPr>
        <w:t>(</w:t>
      </w:r>
      <w:r w:rsidRPr="00010EC6">
        <w:rPr>
          <w:b/>
        </w:rPr>
        <w:t>цены</w:t>
      </w:r>
      <w:r>
        <w:rPr>
          <w:b/>
        </w:rPr>
        <w:t xml:space="preserve"> единицы товара, работы, услуги)</w:t>
      </w:r>
      <w:r w:rsidRPr="00010EC6">
        <w:rPr>
          <w:b/>
        </w:rPr>
        <w:t xml:space="preserve"> </w:t>
      </w:r>
      <w:r>
        <w:rPr>
          <w:b/>
        </w:rPr>
        <w:t xml:space="preserve">– </w:t>
      </w:r>
      <w:r w:rsidR="009B2144">
        <w:t>б</w:t>
      </w:r>
      <w:r w:rsidR="009B2144" w:rsidRPr="008B620C">
        <w:t>азисно-индексный метод</w:t>
      </w:r>
      <w:r>
        <w:t xml:space="preserve">. Начальная (максимальная) цена договора </w:t>
      </w:r>
      <w:r w:rsidRPr="0058502D">
        <w:t>включа</w:t>
      </w:r>
      <w:r>
        <w:t>ет</w:t>
      </w:r>
      <w:r w:rsidRPr="0058502D">
        <w:t xml:space="preserve"> </w:t>
      </w:r>
      <w:r w:rsidR="009259B1" w:rsidRPr="00CB4E8B">
        <w:rPr>
          <w:color w:val="000000"/>
          <w:lang w:eastAsia="en-US"/>
        </w:rPr>
        <w:t>причитающееся Подрядчику</w:t>
      </w:r>
      <w:r w:rsidR="009259B1" w:rsidRPr="00832C3A">
        <w:rPr>
          <w:color w:val="000000"/>
          <w:lang w:eastAsia="en-US"/>
        </w:rPr>
        <w:t xml:space="preserve"> вознаграждение, компенсацию его издержек, а также все без исключения затраты Подрядчика на любые расходы, связанные с исполнением Договора, в том числе: доставка персонала Подрядчика, проживание, содержание и т.п.; </w:t>
      </w:r>
      <w:r w:rsidR="009259B1">
        <w:t>с</w:t>
      </w:r>
      <w:r w:rsidR="009259B1" w:rsidRPr="009F4ABC">
        <w:t>тоимост</w:t>
      </w:r>
      <w:r w:rsidR="009259B1">
        <w:t>ь</w:t>
      </w:r>
      <w:r w:rsidR="009259B1" w:rsidRPr="009F4ABC">
        <w:t xml:space="preserve"> работы техники и механизмов, вывоз мусора</w:t>
      </w:r>
      <w:r w:rsidR="009259B1">
        <w:t xml:space="preserve">; </w:t>
      </w:r>
      <w:r w:rsidR="009259B1" w:rsidRPr="00832C3A">
        <w:rPr>
          <w:color w:val="000000"/>
          <w:lang w:eastAsia="en-US"/>
        </w:rPr>
        <w:t>затраты на приобретение и доставку используемых и устанавливаемых при выполнении работ материалов</w:t>
      </w:r>
      <w:r w:rsidR="009259B1">
        <w:rPr>
          <w:color w:val="000000"/>
          <w:lang w:eastAsia="en-US"/>
        </w:rPr>
        <w:t>, изделий</w:t>
      </w:r>
      <w:r w:rsidR="009259B1" w:rsidRPr="00832C3A">
        <w:rPr>
          <w:color w:val="000000"/>
          <w:lang w:eastAsia="en-US"/>
        </w:rPr>
        <w:t xml:space="preserve"> и оборудования до места выполнения работ; </w:t>
      </w:r>
      <w:r w:rsidR="009259B1">
        <w:rPr>
          <w:color w:val="000000"/>
          <w:lang w:eastAsia="en-US"/>
        </w:rPr>
        <w:t>з</w:t>
      </w:r>
      <w:r w:rsidR="009259B1">
        <w:t>атраты</w:t>
      </w:r>
      <w:r w:rsidR="009259B1" w:rsidRPr="009F4ABC">
        <w:t xml:space="preserve"> на выполнение работ по демонтажу, монтажу оборудования, изделий, материалов и конструкций согласно планов расположений и схем электрических принципиальных рабочей докум</w:t>
      </w:r>
      <w:r w:rsidR="009259B1">
        <w:t>ентации; выполнение пуско-наладочных работ; о</w:t>
      </w:r>
      <w:r w:rsidR="009259B1" w:rsidRPr="009F4ABC">
        <w:t xml:space="preserve">бучение персонала </w:t>
      </w:r>
      <w:r w:rsidR="009259B1">
        <w:t>Заказчика</w:t>
      </w:r>
      <w:r w:rsidR="009259B1" w:rsidRPr="009F4ABC">
        <w:t xml:space="preserve"> работе </w:t>
      </w:r>
      <w:r w:rsidR="009259B1">
        <w:t>с Комплексом; затраты</w:t>
      </w:r>
      <w:r w:rsidR="009259B1" w:rsidRPr="009F4ABC">
        <w:t xml:space="preserve"> на проведение скрытых и дополнительных работ</w:t>
      </w:r>
      <w:r w:rsidR="009259B1">
        <w:t xml:space="preserve">; </w:t>
      </w:r>
      <w:r w:rsidR="009259B1" w:rsidRPr="00991807">
        <w:rPr>
          <w:color w:val="000000"/>
          <w:lang w:eastAsia="en-US"/>
        </w:rPr>
        <w:t>расходы</w:t>
      </w:r>
      <w:r w:rsidR="009259B1" w:rsidRPr="00832C3A">
        <w:rPr>
          <w:color w:val="000000"/>
          <w:lang w:eastAsia="en-US"/>
        </w:rPr>
        <w:t xml:space="preserve"> по уплате таможенных пошлин, налогов и других обязательных платежей, а также любые иные расходы и затраты Подрядчика прямо не упомянутые  в Договоре, но связанные с исполнением Договора</w:t>
      </w:r>
      <w:r w:rsidR="009259B1" w:rsidRPr="009B2144">
        <w:t xml:space="preserve"> </w:t>
      </w:r>
      <w:r w:rsidR="009B2144" w:rsidRPr="009B2144">
        <w:t>(без учета НДС</w:t>
      </w:r>
      <w:r w:rsidR="009B2144">
        <w:t>)</w:t>
      </w:r>
      <w:r>
        <w:t>.</w:t>
      </w:r>
    </w:p>
    <w:p w14:paraId="2D09F419" w14:textId="77777777" w:rsidR="006A2C48" w:rsidRDefault="006A2C48" w:rsidP="006A2C48">
      <w:pPr>
        <w:widowControl w:val="0"/>
        <w:tabs>
          <w:tab w:val="left" w:pos="0"/>
        </w:tabs>
        <w:ind w:left="284" w:right="566" w:hanging="1"/>
        <w:jc w:val="both"/>
      </w:pPr>
    </w:p>
    <w:p w14:paraId="71E62EFB" w14:textId="77777777" w:rsidR="006A2C48" w:rsidRPr="00010EC6" w:rsidRDefault="006A2C48" w:rsidP="00010EC6">
      <w:pPr>
        <w:widowControl w:val="0"/>
        <w:tabs>
          <w:tab w:val="left" w:pos="0"/>
        </w:tabs>
        <w:spacing w:line="240" w:lineRule="exact"/>
        <w:ind w:left="284" w:right="566" w:hanging="1"/>
        <w:jc w:val="both"/>
      </w:pPr>
    </w:p>
    <w:p w14:paraId="352E93FF" w14:textId="77777777" w:rsidR="001A559A" w:rsidRPr="008E447B" w:rsidRDefault="001A559A" w:rsidP="001A559A">
      <w:pPr>
        <w:widowControl w:val="0"/>
        <w:tabs>
          <w:tab w:val="left" w:pos="0"/>
        </w:tabs>
        <w:spacing w:line="240" w:lineRule="exact"/>
        <w:ind w:right="-286"/>
        <w:jc w:val="center"/>
        <w:rPr>
          <w:b/>
        </w:rPr>
      </w:pPr>
      <w:r w:rsidRPr="00E21B8E">
        <w:rPr>
          <w:b/>
        </w:rPr>
        <w:t xml:space="preserve">РАЗДЕЛ </w:t>
      </w:r>
      <w:r>
        <w:rPr>
          <w:b/>
          <w:lang w:val="en-US"/>
        </w:rPr>
        <w:t>VII</w:t>
      </w:r>
      <w:r w:rsidRPr="00E21B8E">
        <w:rPr>
          <w:b/>
        </w:rPr>
        <w:t xml:space="preserve">. </w:t>
      </w:r>
      <w:r w:rsidRPr="00957047">
        <w:rPr>
          <w:b/>
        </w:rPr>
        <w:t>ОБРАЗЦЫ ФОРМ ДОКУМЕНТОВ, ВКЛЮЧАЕМЫХ В ЗАЯВКУ</w:t>
      </w:r>
      <w:r w:rsidRPr="008E447B">
        <w:rPr>
          <w:b/>
        </w:rPr>
        <w:t xml:space="preserve"> НА УЧАСТИЕ В АУКЦИОНЕ В ЭЛЕКТРОННОЙ ФОРМЕ</w:t>
      </w:r>
    </w:p>
    <w:p w14:paraId="56F05C47" w14:textId="77777777" w:rsidR="001A559A" w:rsidRDefault="001A559A" w:rsidP="001A559A">
      <w:pPr>
        <w:widowControl w:val="0"/>
        <w:tabs>
          <w:tab w:val="left" w:pos="0"/>
        </w:tabs>
        <w:spacing w:line="240" w:lineRule="exact"/>
        <w:ind w:left="6096" w:right="-286" w:hanging="6096"/>
        <w:jc w:val="center"/>
      </w:pPr>
    </w:p>
    <w:p w14:paraId="5E10E3F0" w14:textId="307D6662" w:rsidR="001A559A" w:rsidRDefault="001A559A" w:rsidP="001A559A"/>
    <w:p w14:paraId="4905475A" w14:textId="77777777" w:rsidR="001A559A" w:rsidRPr="00AD06ED" w:rsidRDefault="001A559A" w:rsidP="001A559A">
      <w:pPr>
        <w:tabs>
          <w:tab w:val="left" w:pos="1418"/>
        </w:tabs>
        <w:jc w:val="right"/>
        <w:rPr>
          <w:sz w:val="22"/>
          <w:szCs w:val="22"/>
        </w:rPr>
      </w:pPr>
      <w:r>
        <w:rPr>
          <w:sz w:val="22"/>
          <w:szCs w:val="22"/>
        </w:rPr>
        <w:t>Форма №1</w:t>
      </w:r>
    </w:p>
    <w:p w14:paraId="6A8F2760" w14:textId="77777777" w:rsidR="001A559A" w:rsidRDefault="001A559A" w:rsidP="001A559A">
      <w:pPr>
        <w:pStyle w:val="a9"/>
        <w:ind w:left="0"/>
        <w:jc w:val="center"/>
        <w:rPr>
          <w:b/>
          <w:sz w:val="22"/>
          <w:szCs w:val="22"/>
        </w:rPr>
      </w:pPr>
    </w:p>
    <w:p w14:paraId="10E68C5B" w14:textId="32FF4ECB" w:rsidR="001A559A" w:rsidRPr="001D406A" w:rsidRDefault="002B2D1F" w:rsidP="001A559A">
      <w:pPr>
        <w:pStyle w:val="a9"/>
        <w:ind w:left="0"/>
        <w:jc w:val="center"/>
        <w:rPr>
          <w:rFonts w:ascii="Times New Roman" w:hAnsi="Times New Roman"/>
          <w:b/>
          <w:sz w:val="22"/>
          <w:szCs w:val="22"/>
        </w:rPr>
      </w:pPr>
      <w:r>
        <w:rPr>
          <w:rFonts w:ascii="Times New Roman" w:hAnsi="Times New Roman"/>
          <w:b/>
          <w:sz w:val="22"/>
          <w:szCs w:val="22"/>
          <w:lang w:val="ru-RU"/>
        </w:rPr>
        <w:t>З</w:t>
      </w:r>
      <w:r w:rsidR="001A559A" w:rsidRPr="001D406A">
        <w:rPr>
          <w:rFonts w:ascii="Times New Roman" w:hAnsi="Times New Roman"/>
          <w:b/>
          <w:sz w:val="22"/>
          <w:szCs w:val="22"/>
        </w:rPr>
        <w:t>аявк</w:t>
      </w:r>
      <w:r>
        <w:rPr>
          <w:rFonts w:ascii="Times New Roman" w:hAnsi="Times New Roman"/>
          <w:b/>
          <w:sz w:val="22"/>
          <w:szCs w:val="22"/>
          <w:lang w:val="ru-RU"/>
        </w:rPr>
        <w:t>а</w:t>
      </w:r>
      <w:r w:rsidR="001A559A" w:rsidRPr="001D406A">
        <w:rPr>
          <w:rFonts w:ascii="Times New Roman" w:hAnsi="Times New Roman"/>
          <w:b/>
          <w:sz w:val="22"/>
          <w:szCs w:val="22"/>
        </w:rPr>
        <w:t xml:space="preserve"> на участие в аукционе в электронной форме</w:t>
      </w:r>
    </w:p>
    <w:p w14:paraId="77A349E9" w14:textId="77777777" w:rsidR="001A559A" w:rsidRPr="00AD06ED" w:rsidRDefault="001A559A" w:rsidP="001A559A">
      <w:pPr>
        <w:ind w:firstLine="567"/>
        <w:jc w:val="both"/>
        <w:rPr>
          <w:snapToGrid w:val="0"/>
          <w:sz w:val="22"/>
          <w:szCs w:val="22"/>
        </w:rPr>
      </w:pPr>
    </w:p>
    <w:p w14:paraId="7205A814" w14:textId="47DF9CD7" w:rsidR="002B2D1F" w:rsidRDefault="002B2D1F" w:rsidP="002B2D1F">
      <w:pPr>
        <w:ind w:right="-53" w:firstLine="426"/>
        <w:jc w:val="both"/>
        <w:rPr>
          <w:snapToGrid w:val="0"/>
          <w:sz w:val="22"/>
          <w:szCs w:val="22"/>
        </w:rPr>
      </w:pPr>
      <w:r w:rsidRPr="00AD06ED">
        <w:rPr>
          <w:snapToGrid w:val="0"/>
          <w:sz w:val="22"/>
          <w:szCs w:val="22"/>
        </w:rPr>
        <w:t xml:space="preserve">Изучив </w:t>
      </w:r>
      <w:r w:rsidRPr="00AD06ED">
        <w:rPr>
          <w:sz w:val="22"/>
          <w:szCs w:val="22"/>
        </w:rPr>
        <w:t xml:space="preserve">извещение о проведении </w:t>
      </w:r>
      <w:r w:rsidRPr="006C5B98">
        <w:rPr>
          <w:sz w:val="22"/>
          <w:szCs w:val="22"/>
        </w:rPr>
        <w:t>аукцион</w:t>
      </w:r>
      <w:r>
        <w:rPr>
          <w:sz w:val="22"/>
          <w:szCs w:val="22"/>
        </w:rPr>
        <w:t>а</w:t>
      </w:r>
      <w:r w:rsidRPr="006C5B98">
        <w:rPr>
          <w:sz w:val="22"/>
          <w:szCs w:val="22"/>
        </w:rPr>
        <w:t xml:space="preserve"> в электронной форме </w:t>
      </w:r>
      <w:r w:rsidRPr="00AD06ED">
        <w:rPr>
          <w:sz w:val="22"/>
          <w:szCs w:val="22"/>
        </w:rPr>
        <w:t>№ ________________ (далее – аукцион), документацию об аукционе в электронной форме</w:t>
      </w:r>
      <w:r>
        <w:rPr>
          <w:sz w:val="22"/>
          <w:szCs w:val="22"/>
        </w:rPr>
        <w:t xml:space="preserve"> (в том числе проект договора и техническое задание)</w:t>
      </w:r>
      <w:r w:rsidRPr="00AD06ED">
        <w:rPr>
          <w:sz w:val="22"/>
          <w:szCs w:val="22"/>
        </w:rPr>
        <w:t>, Положение</w:t>
      </w:r>
      <w:r>
        <w:rPr>
          <w:sz w:val="22"/>
          <w:szCs w:val="22"/>
        </w:rPr>
        <w:t xml:space="preserve"> о закупках ООО «ТЗК-АЭРО»</w:t>
      </w:r>
      <w:r w:rsidRPr="00AD06ED">
        <w:rPr>
          <w:sz w:val="22"/>
          <w:szCs w:val="22"/>
        </w:rPr>
        <w:t xml:space="preserve"> </w:t>
      </w:r>
      <w:r w:rsidRPr="00AD06ED">
        <w:rPr>
          <w:snapToGrid w:val="0"/>
          <w:sz w:val="22"/>
          <w:szCs w:val="22"/>
        </w:rPr>
        <w:t>и принимая у</w:t>
      </w:r>
      <w:r>
        <w:rPr>
          <w:snapToGrid w:val="0"/>
          <w:sz w:val="22"/>
          <w:szCs w:val="22"/>
        </w:rPr>
        <w:t>становленные в них требования и</w:t>
      </w:r>
      <w:r w:rsidRPr="00AD06ED">
        <w:rPr>
          <w:snapToGrid w:val="0"/>
          <w:sz w:val="22"/>
          <w:szCs w:val="22"/>
        </w:rPr>
        <w:t> условия, выражаем согласие</w:t>
      </w:r>
      <w:r>
        <w:rPr>
          <w:snapToGrid w:val="0"/>
          <w:sz w:val="22"/>
          <w:szCs w:val="22"/>
        </w:rPr>
        <w:t xml:space="preserve"> ___________________________________________________________________________________________________________________________________________________________________________________</w:t>
      </w:r>
    </w:p>
    <w:p w14:paraId="5E0E02AC" w14:textId="77777777" w:rsidR="002B2D1F" w:rsidRPr="00F144CC" w:rsidRDefault="002B2D1F" w:rsidP="002B2D1F">
      <w:pPr>
        <w:ind w:right="-53" w:firstLine="426"/>
        <w:jc w:val="center"/>
        <w:rPr>
          <w:i/>
          <w:snapToGrid w:val="0"/>
          <w:sz w:val="18"/>
          <w:szCs w:val="18"/>
        </w:rPr>
      </w:pPr>
      <w:r w:rsidRPr="00F144CC">
        <w:rPr>
          <w:i/>
          <w:snapToGrid w:val="0"/>
          <w:sz w:val="18"/>
          <w:szCs w:val="18"/>
        </w:rPr>
        <w:t>(участником закупки указывается работа/услуга, являющиеся предметом закупки)</w:t>
      </w:r>
    </w:p>
    <w:p w14:paraId="5A89609E" w14:textId="77777777" w:rsidR="002B2D1F" w:rsidRPr="00673836" w:rsidRDefault="002B2D1F" w:rsidP="002B2D1F">
      <w:pPr>
        <w:ind w:right="-53"/>
        <w:jc w:val="both"/>
        <w:rPr>
          <w:snapToGrid w:val="0"/>
          <w:sz w:val="22"/>
          <w:szCs w:val="22"/>
        </w:rPr>
      </w:pPr>
      <w:r>
        <w:rPr>
          <w:snapToGrid w:val="0"/>
          <w:sz w:val="22"/>
          <w:szCs w:val="22"/>
        </w:rPr>
        <w:t xml:space="preserve">в соответствии с условиями, </w:t>
      </w:r>
      <w:r w:rsidRPr="00673836">
        <w:rPr>
          <w:snapToGrid w:val="0"/>
          <w:sz w:val="22"/>
          <w:szCs w:val="22"/>
        </w:rPr>
        <w:t>указанным в проекте договора.</w:t>
      </w:r>
    </w:p>
    <w:p w14:paraId="634C68F5" w14:textId="77777777" w:rsidR="002B2D1F" w:rsidRDefault="002B2D1F" w:rsidP="002B2D1F">
      <w:pPr>
        <w:ind w:right="-53" w:firstLine="426"/>
        <w:jc w:val="both"/>
        <w:rPr>
          <w:snapToGrid w:val="0"/>
          <w:sz w:val="22"/>
          <w:szCs w:val="22"/>
        </w:rPr>
      </w:pPr>
    </w:p>
    <w:p w14:paraId="05637DDD" w14:textId="77777777" w:rsidR="002B2D1F" w:rsidRDefault="002B2D1F" w:rsidP="002B2D1F">
      <w:pPr>
        <w:ind w:right="-53" w:firstLine="426"/>
        <w:jc w:val="both"/>
        <w:rPr>
          <w:snapToGrid w:val="0"/>
          <w:sz w:val="22"/>
          <w:szCs w:val="22"/>
        </w:rPr>
      </w:pPr>
    </w:p>
    <w:p w14:paraId="54E02841" w14:textId="77777777" w:rsidR="002B2D1F" w:rsidRDefault="002B2D1F" w:rsidP="002B2D1F">
      <w:pPr>
        <w:ind w:right="-53" w:firstLine="426"/>
        <w:jc w:val="both"/>
        <w:rPr>
          <w:snapToGrid w:val="0"/>
          <w:sz w:val="22"/>
          <w:szCs w:val="22"/>
        </w:rPr>
      </w:pPr>
    </w:p>
    <w:p w14:paraId="36751C75" w14:textId="7A0A9F8B" w:rsidR="002B2D1F" w:rsidRDefault="002B2D1F" w:rsidP="002B2D1F">
      <w:pPr>
        <w:tabs>
          <w:tab w:val="left" w:pos="0"/>
          <w:tab w:val="left" w:pos="426"/>
        </w:tabs>
        <w:jc w:val="both"/>
        <w:rPr>
          <w:i/>
          <w:iCs/>
          <w:sz w:val="22"/>
          <w:szCs w:val="22"/>
          <w:highlight w:val="yellow"/>
        </w:rPr>
      </w:pPr>
      <w:r>
        <w:rPr>
          <w:sz w:val="22"/>
          <w:szCs w:val="22"/>
        </w:rPr>
        <w:t>Гара</w:t>
      </w:r>
      <w:r w:rsidRPr="00353E19">
        <w:rPr>
          <w:sz w:val="22"/>
          <w:szCs w:val="22"/>
        </w:rPr>
        <w:t>нтийный срок на выполненные по договору работы</w:t>
      </w:r>
      <w:r>
        <w:rPr>
          <w:sz w:val="22"/>
          <w:szCs w:val="22"/>
        </w:rPr>
        <w:t xml:space="preserve"> </w:t>
      </w:r>
      <w:r w:rsidRPr="00353E19">
        <w:rPr>
          <w:sz w:val="22"/>
          <w:szCs w:val="22"/>
        </w:rPr>
        <w:t>составляет ______ месяца(цев)</w:t>
      </w:r>
      <w:r w:rsidRPr="00353E19">
        <w:rPr>
          <w:i/>
          <w:iCs/>
          <w:sz w:val="22"/>
          <w:szCs w:val="22"/>
        </w:rPr>
        <w:t xml:space="preserve"> </w:t>
      </w:r>
      <w:r w:rsidRPr="00353E19">
        <w:rPr>
          <w:i/>
          <w:iCs/>
          <w:sz w:val="22"/>
          <w:szCs w:val="22"/>
          <w:highlight w:val="yellow"/>
        </w:rPr>
        <w:t>(участником закупки указывается гарантийный срок в месяцах, с учетом требования к гарантийному сроку, установленному Заказчиком в Техническом задании и/или проекте договора)</w:t>
      </w:r>
      <w:r>
        <w:rPr>
          <w:i/>
          <w:iCs/>
          <w:sz w:val="22"/>
          <w:szCs w:val="22"/>
          <w:highlight w:val="yellow"/>
        </w:rPr>
        <w:t>.</w:t>
      </w:r>
    </w:p>
    <w:p w14:paraId="04978FAF" w14:textId="456FED89" w:rsidR="00D76997" w:rsidRDefault="00D76997" w:rsidP="002B2D1F">
      <w:pPr>
        <w:tabs>
          <w:tab w:val="left" w:pos="0"/>
          <w:tab w:val="left" w:pos="426"/>
        </w:tabs>
        <w:jc w:val="both"/>
        <w:rPr>
          <w:i/>
          <w:iCs/>
          <w:sz w:val="22"/>
          <w:szCs w:val="22"/>
          <w:highlight w:val="yellow"/>
        </w:rPr>
      </w:pPr>
    </w:p>
    <w:p w14:paraId="674A8466" w14:textId="77777777" w:rsidR="00D76997" w:rsidRPr="00456D84" w:rsidRDefault="00D76997" w:rsidP="00D76997">
      <w:pPr>
        <w:ind w:right="-53" w:firstLine="426"/>
        <w:jc w:val="both"/>
      </w:pPr>
      <w:r>
        <w:t xml:space="preserve">Подтверждаем приемлемый для нас порядок оплаты, предусмотренный Вариантом расчетов </w:t>
      </w:r>
      <w:r w:rsidRPr="00353E19">
        <w:rPr>
          <w:i/>
          <w:highlight w:val="cyan"/>
          <w:u w:val="single"/>
        </w:rPr>
        <w:t>№ 1 (с предварительной оплатой)</w:t>
      </w:r>
      <w:r w:rsidRPr="00353E19">
        <w:rPr>
          <w:i/>
          <w:highlight w:val="cyan"/>
        </w:rPr>
        <w:t xml:space="preserve"> ЛИБО </w:t>
      </w:r>
      <w:r w:rsidRPr="00353E19">
        <w:rPr>
          <w:i/>
          <w:highlight w:val="cyan"/>
          <w:u w:val="single"/>
        </w:rPr>
        <w:t>№ 2 (без предварительной оплаты)</w:t>
      </w:r>
      <w:r>
        <w:rPr>
          <w:i/>
        </w:rPr>
        <w:t xml:space="preserve"> </w:t>
      </w:r>
      <w:r w:rsidRPr="00353E19">
        <w:rPr>
          <w:i/>
          <w:highlight w:val="yellow"/>
        </w:rPr>
        <w:t>(участник закупки выбирает один из вариантов расчетов по договору, предусмотренный Техническим заданием и / или проектом договора).</w:t>
      </w:r>
    </w:p>
    <w:p w14:paraId="45D17BFC" w14:textId="77777777" w:rsidR="002B2D1F" w:rsidRDefault="002B2D1F" w:rsidP="002B2D1F">
      <w:pPr>
        <w:tabs>
          <w:tab w:val="left" w:pos="0"/>
          <w:tab w:val="left" w:pos="426"/>
        </w:tabs>
        <w:jc w:val="both"/>
        <w:rPr>
          <w:sz w:val="22"/>
          <w:szCs w:val="22"/>
        </w:rPr>
      </w:pPr>
      <w:r w:rsidRPr="00353E19">
        <w:rPr>
          <w:sz w:val="22"/>
          <w:szCs w:val="22"/>
        </w:rPr>
        <w:tab/>
      </w:r>
    </w:p>
    <w:p w14:paraId="108E5754" w14:textId="77777777" w:rsidR="002B2D1F" w:rsidRPr="00840AC0" w:rsidRDefault="002B2D1F" w:rsidP="002B2D1F">
      <w:pPr>
        <w:tabs>
          <w:tab w:val="left" w:pos="0"/>
          <w:tab w:val="left" w:pos="426"/>
        </w:tabs>
        <w:jc w:val="both"/>
        <w:rPr>
          <w:sz w:val="22"/>
          <w:szCs w:val="22"/>
        </w:rPr>
      </w:pPr>
      <w:r>
        <w:rPr>
          <w:sz w:val="22"/>
          <w:szCs w:val="22"/>
        </w:rPr>
        <w:tab/>
      </w:r>
      <w:r w:rsidRPr="006E1B68">
        <w:rPr>
          <w:sz w:val="22"/>
          <w:szCs w:val="22"/>
        </w:rPr>
        <w:t xml:space="preserve">Мы </w:t>
      </w:r>
      <w:r w:rsidRPr="00840AC0">
        <w:rPr>
          <w:sz w:val="22"/>
          <w:szCs w:val="22"/>
        </w:rPr>
        <w:t>обязуемся, в случае признания нашего предложения об исполнении договора наиболее выгодным:</w:t>
      </w:r>
    </w:p>
    <w:p w14:paraId="3FB8F0C1" w14:textId="6232697E" w:rsidR="002B2D1F" w:rsidRPr="00840AC0" w:rsidRDefault="002B2D1F" w:rsidP="002B2D1F">
      <w:pPr>
        <w:pStyle w:val="a9"/>
        <w:numPr>
          <w:ilvl w:val="0"/>
          <w:numId w:val="12"/>
        </w:numPr>
        <w:tabs>
          <w:tab w:val="left" w:pos="0"/>
          <w:tab w:val="left" w:pos="426"/>
        </w:tabs>
        <w:jc w:val="both"/>
        <w:rPr>
          <w:rFonts w:ascii="Times New Roman" w:hAnsi="Times New Roman"/>
          <w:sz w:val="22"/>
          <w:szCs w:val="22"/>
        </w:rPr>
      </w:pPr>
      <w:r w:rsidRPr="00840AC0">
        <w:rPr>
          <w:rFonts w:ascii="Times New Roman" w:hAnsi="Times New Roman"/>
          <w:sz w:val="22"/>
          <w:szCs w:val="22"/>
        </w:rPr>
        <w:t xml:space="preserve">предоставить </w:t>
      </w:r>
      <w:r w:rsidR="005F75C8">
        <w:rPr>
          <w:rFonts w:ascii="Times New Roman" w:hAnsi="Times New Roman"/>
          <w:sz w:val="22"/>
          <w:szCs w:val="22"/>
          <w:lang w:val="ru-RU"/>
        </w:rPr>
        <w:t xml:space="preserve">сводный </w:t>
      </w:r>
      <w:r w:rsidRPr="00840AC0">
        <w:rPr>
          <w:rFonts w:ascii="Times New Roman" w:hAnsi="Times New Roman"/>
          <w:sz w:val="22"/>
          <w:szCs w:val="22"/>
        </w:rPr>
        <w:t>сметный расчёт</w:t>
      </w:r>
      <w:r w:rsidR="005F75C8">
        <w:rPr>
          <w:rFonts w:ascii="Times New Roman" w:hAnsi="Times New Roman"/>
          <w:sz w:val="22"/>
          <w:szCs w:val="22"/>
          <w:lang w:val="ru-RU"/>
        </w:rPr>
        <w:t>, а также локальные сметные расчеты</w:t>
      </w:r>
      <w:r w:rsidRPr="00840AC0">
        <w:rPr>
          <w:rFonts w:ascii="Times New Roman" w:hAnsi="Times New Roman"/>
          <w:sz w:val="22"/>
          <w:szCs w:val="22"/>
        </w:rPr>
        <w:t xml:space="preserve"> (в формате gsf) в течение 0</w:t>
      </w:r>
      <w:r w:rsidR="005F75C8">
        <w:rPr>
          <w:rFonts w:ascii="Times New Roman" w:hAnsi="Times New Roman"/>
          <w:sz w:val="22"/>
          <w:szCs w:val="22"/>
          <w:lang w:val="ru-RU"/>
        </w:rPr>
        <w:t>5</w:t>
      </w:r>
      <w:r w:rsidRPr="00840AC0">
        <w:rPr>
          <w:rFonts w:ascii="Times New Roman" w:hAnsi="Times New Roman"/>
          <w:sz w:val="22"/>
          <w:szCs w:val="22"/>
        </w:rPr>
        <w:t xml:space="preserve"> (</w:t>
      </w:r>
      <w:r w:rsidR="005F75C8">
        <w:rPr>
          <w:rFonts w:ascii="Times New Roman" w:hAnsi="Times New Roman"/>
          <w:sz w:val="22"/>
          <w:szCs w:val="22"/>
          <w:lang w:val="ru-RU"/>
        </w:rPr>
        <w:t>пяти</w:t>
      </w:r>
      <w:r>
        <w:rPr>
          <w:rFonts w:ascii="Times New Roman" w:hAnsi="Times New Roman"/>
          <w:sz w:val="22"/>
          <w:szCs w:val="22"/>
          <w:lang w:val="ru-RU"/>
        </w:rPr>
        <w:t>)</w:t>
      </w:r>
      <w:r w:rsidRPr="00840AC0">
        <w:rPr>
          <w:rFonts w:ascii="Times New Roman" w:hAnsi="Times New Roman"/>
          <w:sz w:val="22"/>
          <w:szCs w:val="22"/>
        </w:rPr>
        <w:t xml:space="preserve"> рабочих дней с даты публикации </w:t>
      </w:r>
      <w:r>
        <w:rPr>
          <w:rFonts w:ascii="Times New Roman" w:hAnsi="Times New Roman"/>
          <w:sz w:val="22"/>
          <w:szCs w:val="22"/>
          <w:lang w:val="ru-RU"/>
        </w:rPr>
        <w:t xml:space="preserve">итогового </w:t>
      </w:r>
      <w:r w:rsidRPr="00840AC0">
        <w:rPr>
          <w:rFonts w:ascii="Times New Roman" w:hAnsi="Times New Roman"/>
          <w:sz w:val="22"/>
          <w:szCs w:val="22"/>
        </w:rPr>
        <w:t>протокола</w:t>
      </w:r>
      <w:r>
        <w:rPr>
          <w:rFonts w:ascii="Times New Roman" w:hAnsi="Times New Roman"/>
          <w:sz w:val="22"/>
          <w:szCs w:val="22"/>
          <w:lang w:val="ru-RU"/>
        </w:rPr>
        <w:t xml:space="preserve"> по закупке</w:t>
      </w:r>
      <w:r w:rsidRPr="00840AC0">
        <w:rPr>
          <w:rFonts w:ascii="Times New Roman" w:hAnsi="Times New Roman"/>
          <w:sz w:val="22"/>
          <w:szCs w:val="22"/>
        </w:rPr>
        <w:t>;</w:t>
      </w:r>
    </w:p>
    <w:p w14:paraId="34F901A4" w14:textId="6BCA5D69" w:rsidR="002B2D1F" w:rsidRPr="009C6813" w:rsidRDefault="002B2D1F" w:rsidP="002B2D1F">
      <w:pPr>
        <w:pStyle w:val="a9"/>
        <w:numPr>
          <w:ilvl w:val="0"/>
          <w:numId w:val="12"/>
        </w:numPr>
        <w:tabs>
          <w:tab w:val="left" w:pos="0"/>
          <w:tab w:val="left" w:pos="426"/>
        </w:tabs>
        <w:jc w:val="both"/>
        <w:rPr>
          <w:rFonts w:ascii="Times New Roman" w:hAnsi="Times New Roman"/>
          <w:sz w:val="22"/>
          <w:szCs w:val="22"/>
        </w:rPr>
      </w:pPr>
      <w:r w:rsidRPr="009C6813">
        <w:rPr>
          <w:rFonts w:ascii="Times New Roman" w:hAnsi="Times New Roman"/>
          <w:sz w:val="22"/>
          <w:szCs w:val="22"/>
        </w:rPr>
        <w:t>заключить гражданско-правовой договор по</w:t>
      </w:r>
      <w:r w:rsidRPr="009C6813">
        <w:rPr>
          <w:rFonts w:ascii="Times New Roman" w:hAnsi="Times New Roman"/>
          <w:sz w:val="22"/>
          <w:szCs w:val="22"/>
          <w:lang w:val="ru-RU"/>
        </w:rPr>
        <w:t xml:space="preserve"> предложенной нами в ходе проведения аукциона</w:t>
      </w:r>
      <w:r w:rsidRPr="009C6813">
        <w:rPr>
          <w:rFonts w:ascii="Times New Roman" w:hAnsi="Times New Roman"/>
          <w:sz w:val="22"/>
          <w:szCs w:val="22"/>
        </w:rPr>
        <w:t xml:space="preserve"> цене, </w:t>
      </w:r>
      <w:r w:rsidRPr="009C6813">
        <w:rPr>
          <w:rFonts w:ascii="Times New Roman" w:hAnsi="Times New Roman"/>
          <w:sz w:val="22"/>
          <w:szCs w:val="22"/>
          <w:lang w:val="ru-RU"/>
        </w:rPr>
        <w:t>либо по</w:t>
      </w:r>
      <w:r w:rsidR="005F75C8">
        <w:rPr>
          <w:rFonts w:ascii="Times New Roman" w:hAnsi="Times New Roman"/>
          <w:sz w:val="22"/>
          <w:szCs w:val="22"/>
          <w:lang w:val="ru-RU"/>
        </w:rPr>
        <w:t xml:space="preserve"> цене, не превышающей</w:t>
      </w:r>
      <w:r w:rsidRPr="009C6813">
        <w:rPr>
          <w:rFonts w:ascii="Times New Roman" w:hAnsi="Times New Roman"/>
          <w:sz w:val="22"/>
          <w:szCs w:val="22"/>
          <w:lang w:val="ru-RU"/>
        </w:rPr>
        <w:t xml:space="preserve"> начальн</w:t>
      </w:r>
      <w:r w:rsidR="005F75C8">
        <w:rPr>
          <w:rFonts w:ascii="Times New Roman" w:hAnsi="Times New Roman"/>
          <w:sz w:val="22"/>
          <w:szCs w:val="22"/>
          <w:lang w:val="ru-RU"/>
        </w:rPr>
        <w:t>ую</w:t>
      </w:r>
      <w:r w:rsidRPr="009C6813">
        <w:rPr>
          <w:rFonts w:ascii="Times New Roman" w:hAnsi="Times New Roman"/>
          <w:sz w:val="22"/>
          <w:szCs w:val="22"/>
          <w:lang w:val="ru-RU"/>
        </w:rPr>
        <w:t xml:space="preserve"> (максимальн</w:t>
      </w:r>
      <w:r w:rsidR="005F75C8">
        <w:rPr>
          <w:rFonts w:ascii="Times New Roman" w:hAnsi="Times New Roman"/>
          <w:sz w:val="22"/>
          <w:szCs w:val="22"/>
          <w:lang w:val="ru-RU"/>
        </w:rPr>
        <w:t>ую</w:t>
      </w:r>
      <w:r w:rsidRPr="009C6813">
        <w:rPr>
          <w:rFonts w:ascii="Times New Roman" w:hAnsi="Times New Roman"/>
          <w:sz w:val="22"/>
          <w:szCs w:val="22"/>
          <w:lang w:val="ru-RU"/>
        </w:rPr>
        <w:t>) цен</w:t>
      </w:r>
      <w:r w:rsidR="005F75C8">
        <w:rPr>
          <w:rFonts w:ascii="Times New Roman" w:hAnsi="Times New Roman"/>
          <w:sz w:val="22"/>
          <w:szCs w:val="22"/>
          <w:lang w:val="ru-RU"/>
        </w:rPr>
        <w:t>у</w:t>
      </w:r>
      <w:r w:rsidRPr="009C6813">
        <w:rPr>
          <w:rFonts w:ascii="Times New Roman" w:hAnsi="Times New Roman"/>
          <w:sz w:val="22"/>
          <w:szCs w:val="22"/>
          <w:lang w:val="ru-RU"/>
        </w:rPr>
        <w:t xml:space="preserve"> договора, если ценовые предложения по закупке не будут подаваться,</w:t>
      </w:r>
      <w:r>
        <w:rPr>
          <w:rFonts w:ascii="Times New Roman" w:hAnsi="Times New Roman"/>
          <w:sz w:val="22"/>
          <w:szCs w:val="22"/>
          <w:lang w:val="ru-RU"/>
        </w:rPr>
        <w:t xml:space="preserve"> </w:t>
      </w:r>
      <w:r w:rsidRPr="009C6813">
        <w:rPr>
          <w:rFonts w:ascii="Times New Roman" w:hAnsi="Times New Roman"/>
          <w:sz w:val="22"/>
          <w:szCs w:val="22"/>
        </w:rPr>
        <w:t>и, в срок, установленных извещением о проведени</w:t>
      </w:r>
      <w:r>
        <w:rPr>
          <w:rFonts w:ascii="Times New Roman" w:hAnsi="Times New Roman"/>
          <w:sz w:val="22"/>
          <w:szCs w:val="22"/>
          <w:lang w:val="ru-RU"/>
        </w:rPr>
        <w:t>и</w:t>
      </w:r>
      <w:r w:rsidRPr="009C6813">
        <w:rPr>
          <w:rFonts w:ascii="Times New Roman" w:hAnsi="Times New Roman"/>
          <w:sz w:val="22"/>
          <w:szCs w:val="22"/>
        </w:rPr>
        <w:t xml:space="preserve"> </w:t>
      </w:r>
      <w:r>
        <w:rPr>
          <w:rFonts w:ascii="Times New Roman" w:hAnsi="Times New Roman"/>
          <w:sz w:val="22"/>
          <w:szCs w:val="22"/>
          <w:lang w:val="ru-RU"/>
        </w:rPr>
        <w:t>закупки</w:t>
      </w:r>
      <w:r w:rsidRPr="009C6813">
        <w:rPr>
          <w:rFonts w:ascii="Times New Roman" w:hAnsi="Times New Roman"/>
          <w:sz w:val="22"/>
          <w:szCs w:val="22"/>
        </w:rPr>
        <w:t>.</w:t>
      </w:r>
    </w:p>
    <w:p w14:paraId="4FC0CF23" w14:textId="77777777" w:rsidR="002B2D1F" w:rsidRDefault="002B2D1F" w:rsidP="002B2D1F">
      <w:pPr>
        <w:tabs>
          <w:tab w:val="left" w:pos="0"/>
        </w:tabs>
        <w:ind w:firstLine="708"/>
        <w:jc w:val="both"/>
        <w:rPr>
          <w:sz w:val="22"/>
          <w:szCs w:val="22"/>
        </w:rPr>
      </w:pPr>
    </w:p>
    <w:p w14:paraId="32D75466" w14:textId="77777777" w:rsidR="002B2D1F" w:rsidRDefault="002B2D1F" w:rsidP="002B2D1F">
      <w:pPr>
        <w:tabs>
          <w:tab w:val="left" w:pos="0"/>
        </w:tabs>
        <w:jc w:val="both"/>
        <w:rPr>
          <w:sz w:val="22"/>
          <w:szCs w:val="22"/>
        </w:rPr>
      </w:pPr>
      <w:r>
        <w:rPr>
          <w:sz w:val="22"/>
          <w:szCs w:val="22"/>
        </w:rPr>
        <w:tab/>
      </w:r>
    </w:p>
    <w:p w14:paraId="09CD8900" w14:textId="77777777" w:rsidR="002B2D1F" w:rsidRDefault="002B2D1F" w:rsidP="002B2D1F">
      <w:pPr>
        <w:tabs>
          <w:tab w:val="left" w:pos="0"/>
        </w:tabs>
        <w:jc w:val="both"/>
        <w:rPr>
          <w:sz w:val="22"/>
          <w:szCs w:val="22"/>
        </w:rPr>
      </w:pPr>
    </w:p>
    <w:p w14:paraId="2D0D8477" w14:textId="057222C7" w:rsidR="002B2D1F" w:rsidRPr="00843EC6" w:rsidRDefault="002B2D1F" w:rsidP="002B2D1F">
      <w:pPr>
        <w:spacing w:line="276" w:lineRule="auto"/>
        <w:jc w:val="both"/>
        <w:rPr>
          <w:i/>
          <w:iCs/>
          <w:sz w:val="22"/>
          <w:szCs w:val="22"/>
          <w:highlight w:val="cyan"/>
          <w:u w:val="single"/>
        </w:rPr>
      </w:pPr>
      <w:r>
        <w:rPr>
          <w:sz w:val="22"/>
          <w:szCs w:val="22"/>
        </w:rPr>
        <w:t xml:space="preserve">Настоящим подтверждаем выполнение </w:t>
      </w:r>
      <w:r w:rsidR="006F7EC1" w:rsidRPr="006F7EC1">
        <w:rPr>
          <w:sz w:val="22"/>
          <w:szCs w:val="22"/>
        </w:rPr>
        <w:t>строительно-монтажны</w:t>
      </w:r>
      <w:r w:rsidR="006F7EC1" w:rsidRPr="006F7EC1">
        <w:rPr>
          <w:sz w:val="22"/>
          <w:szCs w:val="22"/>
        </w:rPr>
        <w:t>х</w:t>
      </w:r>
      <w:r w:rsidR="006F7EC1" w:rsidRPr="006F7EC1">
        <w:rPr>
          <w:sz w:val="22"/>
          <w:szCs w:val="22"/>
        </w:rPr>
        <w:t xml:space="preserve"> работ по модернизации инженерно-технических средства комплекса обеспечения противопожарной защиты в автоматическом режиме объектов ООО «ТЗК-АЭРО»</w:t>
      </w:r>
      <w:r>
        <w:rPr>
          <w:sz w:val="22"/>
          <w:szCs w:val="22"/>
        </w:rPr>
        <w:t xml:space="preserve"> </w:t>
      </w:r>
      <w:r w:rsidR="00D76997" w:rsidRPr="00A878A2">
        <w:rPr>
          <w:i/>
          <w:iCs/>
          <w:sz w:val="22"/>
          <w:szCs w:val="22"/>
          <w:highlight w:val="cyan"/>
          <w:u w:val="single"/>
        </w:rPr>
        <w:t xml:space="preserve">своими силами ЛИБО с </w:t>
      </w:r>
      <w:r w:rsidR="00D76997">
        <w:rPr>
          <w:i/>
          <w:iCs/>
          <w:sz w:val="22"/>
          <w:szCs w:val="22"/>
          <w:highlight w:val="cyan"/>
          <w:u w:val="single"/>
        </w:rPr>
        <w:t xml:space="preserve">привлечением </w:t>
      </w:r>
      <w:r w:rsidR="00D76997" w:rsidRPr="00A878A2">
        <w:rPr>
          <w:i/>
          <w:iCs/>
          <w:sz w:val="22"/>
          <w:szCs w:val="22"/>
          <w:highlight w:val="cyan"/>
          <w:u w:val="single"/>
        </w:rPr>
        <w:t>субподрядчика</w:t>
      </w:r>
      <w:r w:rsidR="00D76997">
        <w:rPr>
          <w:i/>
          <w:iCs/>
          <w:sz w:val="22"/>
          <w:szCs w:val="22"/>
          <w:highlight w:val="cyan"/>
          <w:u w:val="single"/>
        </w:rPr>
        <w:t>, соответствующего установленного Техническим заданием  требованиям</w:t>
      </w:r>
      <w:r w:rsidR="00D76997">
        <w:rPr>
          <w:i/>
          <w:iCs/>
          <w:sz w:val="22"/>
          <w:szCs w:val="22"/>
          <w:highlight w:val="cyan"/>
          <w:u w:val="single"/>
        </w:rPr>
        <w:t xml:space="preserve"> к</w:t>
      </w:r>
      <w:r w:rsidR="00D76997">
        <w:rPr>
          <w:i/>
          <w:iCs/>
          <w:sz w:val="22"/>
          <w:szCs w:val="22"/>
          <w:highlight w:val="cyan"/>
          <w:u w:val="single"/>
        </w:rPr>
        <w:t xml:space="preserve">  </w:t>
      </w:r>
      <w:r w:rsidR="00D76997">
        <w:rPr>
          <w:i/>
          <w:iCs/>
          <w:sz w:val="22"/>
          <w:szCs w:val="22"/>
          <w:highlight w:val="cyan"/>
          <w:u w:val="single"/>
        </w:rPr>
        <w:t>подрядчику</w:t>
      </w:r>
      <w:r w:rsidR="00D76997" w:rsidRPr="00A878A2">
        <w:rPr>
          <w:i/>
          <w:iCs/>
          <w:sz w:val="22"/>
          <w:szCs w:val="22"/>
          <w:highlight w:val="cyan"/>
          <w:u w:val="single"/>
        </w:rPr>
        <w:t xml:space="preserve"> </w:t>
      </w:r>
      <w:r w:rsidR="00D76997" w:rsidRPr="00353E19">
        <w:rPr>
          <w:i/>
          <w:highlight w:val="yellow"/>
        </w:rPr>
        <w:t xml:space="preserve">(участник закупки выбирает один из вариантов </w:t>
      </w:r>
      <w:r w:rsidR="00D76997">
        <w:rPr>
          <w:i/>
          <w:highlight w:val="yellow"/>
        </w:rPr>
        <w:t>выполнения работ</w:t>
      </w:r>
      <w:r w:rsidR="00D76997" w:rsidRPr="00353E19">
        <w:rPr>
          <w:i/>
          <w:highlight w:val="yellow"/>
        </w:rPr>
        <w:t xml:space="preserve"> по договору)</w:t>
      </w:r>
      <w:r w:rsidR="00D76997" w:rsidRPr="00D52429">
        <w:rPr>
          <w:sz w:val="22"/>
          <w:szCs w:val="22"/>
        </w:rPr>
        <w:t xml:space="preserve">. </w:t>
      </w:r>
      <w:r w:rsidR="00D76997" w:rsidRPr="00EA1834">
        <w:rPr>
          <w:sz w:val="22"/>
          <w:szCs w:val="22"/>
        </w:rPr>
        <w:t xml:space="preserve"> </w:t>
      </w:r>
    </w:p>
    <w:p w14:paraId="7A9F9D4C" w14:textId="77777777" w:rsidR="002B2D1F" w:rsidRDefault="002B2D1F" w:rsidP="002B2D1F">
      <w:pPr>
        <w:tabs>
          <w:tab w:val="left" w:pos="0"/>
        </w:tabs>
        <w:jc w:val="both"/>
        <w:rPr>
          <w:sz w:val="22"/>
          <w:szCs w:val="22"/>
        </w:rPr>
      </w:pPr>
    </w:p>
    <w:p w14:paraId="4CE7B346" w14:textId="0A2977E2" w:rsidR="00707333" w:rsidRDefault="00707333" w:rsidP="006A2C48">
      <w:pPr>
        <w:suppressAutoHyphens w:val="0"/>
        <w:spacing w:after="160"/>
        <w:contextualSpacing/>
        <w:rPr>
          <w:sz w:val="22"/>
          <w:szCs w:val="22"/>
        </w:rPr>
      </w:pPr>
    </w:p>
    <w:p w14:paraId="73E8D770" w14:textId="469DE8AF" w:rsidR="00843EC6" w:rsidRDefault="00843EC6" w:rsidP="006A2C48">
      <w:pPr>
        <w:suppressAutoHyphens w:val="0"/>
        <w:spacing w:after="160"/>
        <w:contextualSpacing/>
        <w:rPr>
          <w:sz w:val="22"/>
          <w:szCs w:val="22"/>
        </w:rPr>
      </w:pPr>
    </w:p>
    <w:p w14:paraId="32F46B4D" w14:textId="77777777" w:rsidR="00843EC6" w:rsidRDefault="00843EC6" w:rsidP="006A2C48">
      <w:pPr>
        <w:suppressAutoHyphens w:val="0"/>
        <w:spacing w:after="160"/>
        <w:contextualSpacing/>
      </w:pPr>
    </w:p>
    <w:p w14:paraId="1A43D70D" w14:textId="77777777" w:rsidR="00707333" w:rsidRDefault="00707333" w:rsidP="00707333">
      <w:pPr>
        <w:jc w:val="both"/>
        <w:rPr>
          <w:color w:val="000000"/>
          <w:sz w:val="22"/>
          <w:szCs w:val="22"/>
        </w:rPr>
      </w:pPr>
      <w:r w:rsidRPr="00172389">
        <w:rPr>
          <w:b/>
          <w:color w:val="000000"/>
          <w:sz w:val="22"/>
          <w:szCs w:val="22"/>
        </w:rPr>
        <w:t>Участник размещения заказа</w:t>
      </w:r>
      <w:r w:rsidRPr="00172389">
        <w:rPr>
          <w:color w:val="000000"/>
          <w:sz w:val="22"/>
          <w:szCs w:val="22"/>
        </w:rPr>
        <w:tab/>
      </w:r>
      <w:r>
        <w:rPr>
          <w:color w:val="000000"/>
          <w:sz w:val="22"/>
          <w:szCs w:val="22"/>
        </w:rPr>
        <w:t xml:space="preserve">      </w:t>
      </w:r>
      <w:r w:rsidRPr="00172389">
        <w:rPr>
          <w:color w:val="000000"/>
          <w:sz w:val="22"/>
          <w:szCs w:val="22"/>
        </w:rPr>
        <w:t>_____________</w:t>
      </w:r>
    </w:p>
    <w:p w14:paraId="379DDBA6" w14:textId="77777777" w:rsidR="00707333" w:rsidRDefault="00707333" w:rsidP="00707333">
      <w:pPr>
        <w:jc w:val="center"/>
        <w:rPr>
          <w:color w:val="000000"/>
          <w:sz w:val="22"/>
          <w:szCs w:val="22"/>
          <w:vertAlign w:val="superscript"/>
        </w:rPr>
      </w:pPr>
      <w:r w:rsidRPr="00172389">
        <w:rPr>
          <w:color w:val="000000"/>
          <w:sz w:val="22"/>
          <w:szCs w:val="22"/>
          <w:vertAlign w:val="superscript"/>
        </w:rPr>
        <w:t>(подпись)</w:t>
      </w:r>
    </w:p>
    <w:p w14:paraId="3E00458C" w14:textId="77777777" w:rsidR="00707333" w:rsidRPr="00172389" w:rsidRDefault="00707333" w:rsidP="00707333">
      <w:pPr>
        <w:jc w:val="both"/>
        <w:rPr>
          <w:color w:val="000000"/>
          <w:sz w:val="22"/>
          <w:szCs w:val="22"/>
          <w:vertAlign w:val="superscript"/>
        </w:rPr>
      </w:pPr>
      <w:r w:rsidRPr="00172389">
        <w:rPr>
          <w:color w:val="000000"/>
          <w:sz w:val="22"/>
          <w:szCs w:val="22"/>
        </w:rPr>
        <w:t>(должность, Ф.И.О., реквизиты документа, подтверждающего полномочия лица на подписание Предложения)</w:t>
      </w:r>
      <w:r w:rsidRPr="00172389">
        <w:rPr>
          <w:color w:val="000000"/>
          <w:sz w:val="22"/>
          <w:szCs w:val="22"/>
          <w:vertAlign w:val="superscript"/>
        </w:rPr>
        <w:t xml:space="preserve"> </w:t>
      </w:r>
    </w:p>
    <w:p w14:paraId="687CE401" w14:textId="77777777" w:rsidR="00707333" w:rsidRDefault="00707333" w:rsidP="006A2C48">
      <w:pPr>
        <w:suppressAutoHyphens w:val="0"/>
        <w:spacing w:after="160"/>
        <w:contextualSpacing/>
      </w:pPr>
    </w:p>
    <w:p w14:paraId="6F24C3B7" w14:textId="77777777" w:rsidR="00545349" w:rsidRDefault="00545349" w:rsidP="001A559A">
      <w:pPr>
        <w:tabs>
          <w:tab w:val="left" w:pos="1418"/>
        </w:tabs>
        <w:jc w:val="right"/>
        <w:rPr>
          <w:sz w:val="22"/>
          <w:szCs w:val="22"/>
        </w:rPr>
      </w:pPr>
    </w:p>
    <w:p w14:paraId="70753EE2" w14:textId="77777777" w:rsidR="00545349" w:rsidRDefault="00545349" w:rsidP="001A559A">
      <w:pPr>
        <w:tabs>
          <w:tab w:val="left" w:pos="1418"/>
        </w:tabs>
        <w:jc w:val="right"/>
        <w:rPr>
          <w:sz w:val="22"/>
          <w:szCs w:val="22"/>
        </w:rPr>
      </w:pPr>
    </w:p>
    <w:p w14:paraId="53D2B772" w14:textId="77777777" w:rsidR="001A559A" w:rsidRPr="00AD06ED" w:rsidRDefault="001A559A" w:rsidP="001A559A">
      <w:pPr>
        <w:tabs>
          <w:tab w:val="left" w:pos="1418"/>
        </w:tabs>
        <w:jc w:val="right"/>
        <w:rPr>
          <w:sz w:val="22"/>
          <w:szCs w:val="22"/>
        </w:rPr>
      </w:pPr>
      <w:r>
        <w:rPr>
          <w:sz w:val="22"/>
          <w:szCs w:val="22"/>
        </w:rPr>
        <w:t>Форма №2</w:t>
      </w:r>
    </w:p>
    <w:p w14:paraId="55D462C2" w14:textId="77777777" w:rsidR="001A559A" w:rsidRPr="00105C59" w:rsidRDefault="001A559A" w:rsidP="001A559A">
      <w:pPr>
        <w:pStyle w:val="a9"/>
        <w:ind w:left="0"/>
        <w:jc w:val="center"/>
        <w:rPr>
          <w:rFonts w:ascii="Times New Roman" w:hAnsi="Times New Roman"/>
          <w:b/>
          <w:sz w:val="23"/>
          <w:szCs w:val="23"/>
        </w:rPr>
      </w:pPr>
    </w:p>
    <w:p w14:paraId="4C19C298" w14:textId="77777777" w:rsidR="001A559A" w:rsidRPr="00105C59" w:rsidRDefault="001A559A" w:rsidP="001A559A">
      <w:pPr>
        <w:pStyle w:val="a9"/>
        <w:ind w:left="0"/>
        <w:jc w:val="center"/>
        <w:rPr>
          <w:rFonts w:ascii="Times New Roman" w:hAnsi="Times New Roman"/>
          <w:b/>
          <w:sz w:val="23"/>
          <w:szCs w:val="23"/>
        </w:rPr>
      </w:pPr>
      <w:r w:rsidRPr="00105C59">
        <w:rPr>
          <w:rFonts w:ascii="Times New Roman" w:hAnsi="Times New Roman"/>
          <w:b/>
          <w:sz w:val="23"/>
          <w:szCs w:val="23"/>
        </w:rPr>
        <w:t>Сведения об участнике закупки</w:t>
      </w:r>
    </w:p>
    <w:p w14:paraId="4245EC89" w14:textId="2CEA6774" w:rsidR="001A559A" w:rsidRPr="0009194B" w:rsidRDefault="001A559A" w:rsidP="0009194B">
      <w:pPr>
        <w:autoSpaceDE w:val="0"/>
        <w:autoSpaceDN w:val="0"/>
        <w:adjustRightInd w:val="0"/>
        <w:jc w:val="both"/>
        <w:rPr>
          <w:rFonts w:eastAsia="Calibri"/>
          <w:sz w:val="23"/>
          <w:szCs w:val="23"/>
        </w:rPr>
      </w:pPr>
      <w:r w:rsidRPr="00105C59">
        <w:rPr>
          <w:rFonts w:eastAsia="Calibri"/>
          <w:sz w:val="23"/>
          <w:szCs w:val="23"/>
        </w:rPr>
        <w:t xml:space="preserve">Настоящей заявкой на участие в </w:t>
      </w:r>
      <w:r w:rsidRPr="00105C59">
        <w:rPr>
          <w:sz w:val="23"/>
          <w:szCs w:val="23"/>
        </w:rPr>
        <w:t>аукционе в электронной форме</w:t>
      </w:r>
      <w:r w:rsidR="0009194B">
        <w:rPr>
          <w:rFonts w:eastAsia="Calibri"/>
          <w:sz w:val="23"/>
          <w:szCs w:val="23"/>
        </w:rPr>
        <w:t xml:space="preserve"> предоставляем сведения о себе:</w:t>
      </w:r>
    </w:p>
    <w:p w14:paraId="0F902927" w14:textId="77777777" w:rsidR="001A559A" w:rsidRPr="00105C59" w:rsidRDefault="001A559A" w:rsidP="001A559A">
      <w:pPr>
        <w:tabs>
          <w:tab w:val="left" w:pos="1418"/>
        </w:tabs>
        <w:spacing w:line="360" w:lineRule="auto"/>
        <w:ind w:firstLine="709"/>
        <w:jc w:val="center"/>
        <w:rPr>
          <w:b/>
        </w:rPr>
      </w:pPr>
      <w:r w:rsidRPr="00105C59">
        <w:rPr>
          <w:b/>
        </w:rPr>
        <w:t>АНКЕТА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56"/>
        <w:gridCol w:w="4957"/>
      </w:tblGrid>
      <w:tr w:rsidR="001A559A" w:rsidRPr="008E447B" w14:paraId="6E9BEEDF" w14:textId="77777777" w:rsidTr="007638F6">
        <w:tc>
          <w:tcPr>
            <w:tcW w:w="2500" w:type="pct"/>
          </w:tcPr>
          <w:p w14:paraId="2887676E" w14:textId="3B4A4016" w:rsidR="001A559A" w:rsidRPr="008E447B" w:rsidRDefault="001A559A" w:rsidP="003C742D">
            <w:pPr>
              <w:tabs>
                <w:tab w:val="left" w:pos="1418"/>
              </w:tabs>
              <w:contextualSpacing/>
              <w:jc w:val="both"/>
            </w:pPr>
            <w:r w:rsidRPr="008E447B">
              <w:t xml:space="preserve">Наименование </w:t>
            </w:r>
            <w:r w:rsidR="00CB74D5" w:rsidRPr="00CB74D5">
              <w:rPr>
                <w:i/>
              </w:rPr>
              <w:t>(для юридического лица)</w:t>
            </w:r>
          </w:p>
        </w:tc>
        <w:tc>
          <w:tcPr>
            <w:tcW w:w="2500" w:type="pct"/>
          </w:tcPr>
          <w:p w14:paraId="6D97AB85" w14:textId="77777777" w:rsidR="001A559A" w:rsidRPr="008E447B" w:rsidRDefault="001A559A" w:rsidP="003C742D">
            <w:pPr>
              <w:tabs>
                <w:tab w:val="left" w:pos="1418"/>
              </w:tabs>
              <w:contextualSpacing/>
              <w:jc w:val="center"/>
            </w:pPr>
          </w:p>
        </w:tc>
      </w:tr>
      <w:tr w:rsidR="001A559A" w:rsidRPr="008E447B" w14:paraId="620BF7FE" w14:textId="77777777" w:rsidTr="007638F6">
        <w:tc>
          <w:tcPr>
            <w:tcW w:w="2500" w:type="pct"/>
          </w:tcPr>
          <w:p w14:paraId="6F27CE08" w14:textId="4A923EF5" w:rsidR="001A559A" w:rsidRPr="008E447B" w:rsidRDefault="001A559A" w:rsidP="003C742D">
            <w:pPr>
              <w:tabs>
                <w:tab w:val="left" w:pos="1418"/>
              </w:tabs>
              <w:contextualSpacing/>
              <w:jc w:val="both"/>
            </w:pPr>
            <w:r w:rsidRPr="008E447B">
              <w:t>Фирменное наименование (при наличии)</w:t>
            </w:r>
            <w:r w:rsidR="00CB74D5">
              <w:t xml:space="preserve"> </w:t>
            </w:r>
            <w:r w:rsidR="00CB74D5" w:rsidRPr="00CB74D5">
              <w:rPr>
                <w:i/>
              </w:rPr>
              <w:t>(для юридического лица)</w:t>
            </w:r>
          </w:p>
        </w:tc>
        <w:tc>
          <w:tcPr>
            <w:tcW w:w="2500" w:type="pct"/>
          </w:tcPr>
          <w:p w14:paraId="6517EDD5" w14:textId="77777777" w:rsidR="001A559A" w:rsidRPr="008E447B" w:rsidRDefault="001A559A" w:rsidP="003C742D">
            <w:pPr>
              <w:tabs>
                <w:tab w:val="left" w:pos="1418"/>
              </w:tabs>
              <w:contextualSpacing/>
              <w:jc w:val="center"/>
            </w:pPr>
          </w:p>
        </w:tc>
      </w:tr>
      <w:tr w:rsidR="00CB74D5" w:rsidRPr="008E447B" w14:paraId="41105851" w14:textId="77777777" w:rsidTr="007638F6">
        <w:tc>
          <w:tcPr>
            <w:tcW w:w="2500" w:type="pct"/>
          </w:tcPr>
          <w:p w14:paraId="39BA0CD5" w14:textId="05715840" w:rsidR="00CB74D5" w:rsidRPr="008E447B" w:rsidRDefault="00CB74D5" w:rsidP="003C742D">
            <w:pPr>
              <w:tabs>
                <w:tab w:val="left" w:pos="1418"/>
              </w:tabs>
              <w:contextualSpacing/>
              <w:jc w:val="both"/>
            </w:pPr>
            <w:r>
              <w:t xml:space="preserve">Адрес юридического лица в пределах места нахождения юридического лица </w:t>
            </w:r>
            <w:r w:rsidRPr="00CB74D5">
              <w:rPr>
                <w:i/>
              </w:rPr>
              <w:t>(для юридического лица)</w:t>
            </w:r>
          </w:p>
        </w:tc>
        <w:tc>
          <w:tcPr>
            <w:tcW w:w="2500" w:type="pct"/>
          </w:tcPr>
          <w:p w14:paraId="318B1E26" w14:textId="77777777" w:rsidR="00CB74D5" w:rsidRPr="008E447B" w:rsidRDefault="00CB74D5" w:rsidP="003C742D">
            <w:pPr>
              <w:tabs>
                <w:tab w:val="left" w:pos="1418"/>
              </w:tabs>
              <w:contextualSpacing/>
              <w:jc w:val="center"/>
            </w:pPr>
          </w:p>
        </w:tc>
      </w:tr>
      <w:tr w:rsidR="00CB74D5" w:rsidRPr="008E447B" w14:paraId="25125A02" w14:textId="77777777" w:rsidTr="007638F6">
        <w:tc>
          <w:tcPr>
            <w:tcW w:w="2500" w:type="pct"/>
          </w:tcPr>
          <w:p w14:paraId="59A9859D" w14:textId="3D8D0A7E" w:rsidR="00CB74D5" w:rsidRPr="001F4706" w:rsidRDefault="001F4706" w:rsidP="003C742D">
            <w:pPr>
              <w:tabs>
                <w:tab w:val="left" w:pos="1418"/>
              </w:tabs>
              <w:contextualSpacing/>
              <w:jc w:val="both"/>
            </w:pPr>
            <w:r w:rsidRPr="001F4706">
              <w:rPr>
                <w:rStyle w:val="blk"/>
              </w:rPr>
              <w:t>фамил</w:t>
            </w:r>
            <w:r>
              <w:rPr>
                <w:rStyle w:val="blk"/>
              </w:rPr>
              <w:t>ия, имя, отчество (при наличии)</w:t>
            </w:r>
            <w:r w:rsidRPr="001F4706">
              <w:rPr>
                <w:rStyle w:val="blk"/>
              </w:rPr>
              <w:t xml:space="preserve"> </w:t>
            </w:r>
            <w:r w:rsidRPr="001F4706">
              <w:rPr>
                <w:rStyle w:val="blk"/>
                <w:i/>
              </w:rPr>
              <w:t>(для индивидуальных предпринимателей</w:t>
            </w:r>
            <w:r w:rsidR="0010428B">
              <w:rPr>
                <w:rStyle w:val="blk"/>
                <w:i/>
              </w:rPr>
              <w:t>, для физических лиц</w:t>
            </w:r>
            <w:r w:rsidRPr="001F4706">
              <w:rPr>
                <w:rStyle w:val="blk"/>
                <w:i/>
              </w:rPr>
              <w:t>)</w:t>
            </w:r>
          </w:p>
        </w:tc>
        <w:tc>
          <w:tcPr>
            <w:tcW w:w="2500" w:type="pct"/>
          </w:tcPr>
          <w:p w14:paraId="5777AC1B" w14:textId="77777777" w:rsidR="00CB74D5" w:rsidRPr="008E447B" w:rsidRDefault="00CB74D5" w:rsidP="003C742D">
            <w:pPr>
              <w:tabs>
                <w:tab w:val="left" w:pos="1418"/>
              </w:tabs>
              <w:contextualSpacing/>
              <w:jc w:val="center"/>
            </w:pPr>
          </w:p>
        </w:tc>
      </w:tr>
      <w:tr w:rsidR="00CB74D5" w:rsidRPr="008E447B" w14:paraId="4C6A426B" w14:textId="77777777" w:rsidTr="007638F6">
        <w:tc>
          <w:tcPr>
            <w:tcW w:w="2500" w:type="pct"/>
          </w:tcPr>
          <w:p w14:paraId="52ADD42E" w14:textId="7EE790CE" w:rsidR="00CB74D5" w:rsidRPr="001F4706" w:rsidRDefault="001F4706" w:rsidP="003C742D">
            <w:pPr>
              <w:tabs>
                <w:tab w:val="left" w:pos="1418"/>
              </w:tabs>
              <w:contextualSpacing/>
              <w:jc w:val="both"/>
            </w:pPr>
            <w:r>
              <w:rPr>
                <w:rStyle w:val="blk"/>
              </w:rPr>
              <w:t xml:space="preserve">паспортные данные </w:t>
            </w:r>
            <w:r w:rsidR="0010428B" w:rsidRPr="001F4706">
              <w:rPr>
                <w:rStyle w:val="blk"/>
                <w:i/>
              </w:rPr>
              <w:t>(для индивидуальных предпринимателей</w:t>
            </w:r>
            <w:r w:rsidR="0010428B">
              <w:rPr>
                <w:rStyle w:val="blk"/>
                <w:i/>
              </w:rPr>
              <w:t>, для физических лиц</w:t>
            </w:r>
            <w:r w:rsidR="0010428B" w:rsidRPr="001F4706">
              <w:rPr>
                <w:rStyle w:val="blk"/>
                <w:i/>
              </w:rPr>
              <w:t>)</w:t>
            </w:r>
          </w:p>
        </w:tc>
        <w:tc>
          <w:tcPr>
            <w:tcW w:w="2500" w:type="pct"/>
          </w:tcPr>
          <w:p w14:paraId="71B1C89E" w14:textId="77777777" w:rsidR="00CB74D5" w:rsidRPr="008E447B" w:rsidRDefault="00CB74D5" w:rsidP="003C742D">
            <w:pPr>
              <w:tabs>
                <w:tab w:val="left" w:pos="1418"/>
              </w:tabs>
              <w:contextualSpacing/>
              <w:jc w:val="center"/>
            </w:pPr>
          </w:p>
        </w:tc>
      </w:tr>
      <w:tr w:rsidR="00CB74D5" w:rsidRPr="008E447B" w14:paraId="1E9D82AB" w14:textId="77777777" w:rsidTr="007638F6">
        <w:tc>
          <w:tcPr>
            <w:tcW w:w="2500" w:type="pct"/>
          </w:tcPr>
          <w:p w14:paraId="3606C3F0" w14:textId="20172D1D" w:rsidR="00CB74D5" w:rsidRPr="003C742D" w:rsidRDefault="0010428B" w:rsidP="003C742D">
            <w:pPr>
              <w:tabs>
                <w:tab w:val="left" w:pos="1418"/>
              </w:tabs>
              <w:contextualSpacing/>
              <w:jc w:val="both"/>
              <w:rPr>
                <w:rStyle w:val="blk"/>
              </w:rPr>
            </w:pPr>
            <w:r>
              <w:rPr>
                <w:rStyle w:val="blk"/>
              </w:rPr>
              <w:t>Сведения о месте жительства</w:t>
            </w:r>
            <w:r w:rsidR="00F576DF">
              <w:rPr>
                <w:rStyle w:val="blk"/>
              </w:rPr>
              <w:t>, номер контактного телефона</w:t>
            </w:r>
            <w:r w:rsidR="001F4706">
              <w:rPr>
                <w:rStyle w:val="blk"/>
              </w:rPr>
              <w:t xml:space="preserve"> </w:t>
            </w:r>
            <w:r w:rsidR="00F576DF" w:rsidRPr="001F4706">
              <w:rPr>
                <w:rStyle w:val="blk"/>
                <w:i/>
              </w:rPr>
              <w:t>(для индивидуальных предпринимателей</w:t>
            </w:r>
            <w:r w:rsidR="00F576DF">
              <w:rPr>
                <w:rStyle w:val="blk"/>
                <w:i/>
              </w:rPr>
              <w:t>, для физических лиц</w:t>
            </w:r>
            <w:r w:rsidR="00F576DF" w:rsidRPr="001F4706">
              <w:rPr>
                <w:rStyle w:val="blk"/>
                <w:i/>
              </w:rPr>
              <w:t>)</w:t>
            </w:r>
          </w:p>
        </w:tc>
        <w:tc>
          <w:tcPr>
            <w:tcW w:w="2500" w:type="pct"/>
          </w:tcPr>
          <w:p w14:paraId="3C97978B" w14:textId="77777777" w:rsidR="00CB74D5" w:rsidRPr="008E447B" w:rsidRDefault="00CB74D5" w:rsidP="003C742D">
            <w:pPr>
              <w:tabs>
                <w:tab w:val="left" w:pos="1418"/>
              </w:tabs>
              <w:contextualSpacing/>
              <w:jc w:val="center"/>
            </w:pPr>
          </w:p>
        </w:tc>
      </w:tr>
      <w:tr w:rsidR="00CB74D5" w:rsidRPr="008E447B" w14:paraId="74C989EE" w14:textId="77777777" w:rsidTr="007638F6">
        <w:tc>
          <w:tcPr>
            <w:tcW w:w="2500" w:type="pct"/>
          </w:tcPr>
          <w:p w14:paraId="6A1B5B8F" w14:textId="3D8C9FC1" w:rsidR="00CB74D5" w:rsidRPr="003C742D" w:rsidRDefault="001F4706" w:rsidP="003C742D">
            <w:pPr>
              <w:tabs>
                <w:tab w:val="left" w:pos="1418"/>
              </w:tabs>
              <w:contextualSpacing/>
              <w:jc w:val="both"/>
              <w:rPr>
                <w:rStyle w:val="blk"/>
              </w:rPr>
            </w:pPr>
            <w:r w:rsidRPr="003C742D">
              <w:rPr>
                <w:rStyle w:val="blk"/>
              </w:rPr>
              <w:t>ИНН Участника закупки</w:t>
            </w:r>
          </w:p>
        </w:tc>
        <w:tc>
          <w:tcPr>
            <w:tcW w:w="2500" w:type="pct"/>
          </w:tcPr>
          <w:p w14:paraId="36945D3C" w14:textId="77777777" w:rsidR="00CB74D5" w:rsidRPr="008E447B" w:rsidRDefault="00CB74D5" w:rsidP="003C742D">
            <w:pPr>
              <w:tabs>
                <w:tab w:val="left" w:pos="1418"/>
              </w:tabs>
              <w:contextualSpacing/>
              <w:jc w:val="center"/>
            </w:pPr>
          </w:p>
        </w:tc>
      </w:tr>
      <w:tr w:rsidR="001A559A" w:rsidRPr="008E447B" w14:paraId="3CB81873" w14:textId="77777777" w:rsidTr="003C742D">
        <w:trPr>
          <w:trHeight w:val="275"/>
        </w:trPr>
        <w:tc>
          <w:tcPr>
            <w:tcW w:w="2500" w:type="pct"/>
          </w:tcPr>
          <w:p w14:paraId="0035AF88" w14:textId="0601A5DC" w:rsidR="001A559A" w:rsidRPr="003C742D" w:rsidRDefault="001F4706" w:rsidP="003C742D">
            <w:pPr>
              <w:tabs>
                <w:tab w:val="left" w:pos="1418"/>
              </w:tabs>
              <w:contextualSpacing/>
              <w:jc w:val="both"/>
              <w:rPr>
                <w:rStyle w:val="blk"/>
              </w:rPr>
            </w:pPr>
            <w:r w:rsidRPr="003C742D">
              <w:rPr>
                <w:rStyle w:val="blk"/>
              </w:rPr>
              <w:t>КПП</w:t>
            </w:r>
            <w:r w:rsidR="00F576DF">
              <w:rPr>
                <w:rStyle w:val="blk"/>
              </w:rPr>
              <w:t xml:space="preserve"> </w:t>
            </w:r>
            <w:r w:rsidR="00F576DF" w:rsidRPr="00CB74D5">
              <w:rPr>
                <w:i/>
              </w:rPr>
              <w:t>(для юридического лица)</w:t>
            </w:r>
          </w:p>
        </w:tc>
        <w:tc>
          <w:tcPr>
            <w:tcW w:w="2500" w:type="pct"/>
          </w:tcPr>
          <w:p w14:paraId="269BA93C" w14:textId="77777777" w:rsidR="001A559A" w:rsidRPr="008E447B" w:rsidRDefault="001A559A" w:rsidP="003C742D">
            <w:pPr>
              <w:tabs>
                <w:tab w:val="left" w:pos="1418"/>
              </w:tabs>
              <w:contextualSpacing/>
              <w:jc w:val="center"/>
            </w:pPr>
          </w:p>
        </w:tc>
      </w:tr>
      <w:tr w:rsidR="00021D37" w:rsidRPr="008E447B" w14:paraId="060F67E4" w14:textId="77777777" w:rsidTr="003C742D">
        <w:trPr>
          <w:trHeight w:val="275"/>
        </w:trPr>
        <w:tc>
          <w:tcPr>
            <w:tcW w:w="2500" w:type="pct"/>
          </w:tcPr>
          <w:p w14:paraId="3A1440AD" w14:textId="4E080602" w:rsidR="00021D37" w:rsidRPr="003C742D" w:rsidRDefault="00021D37" w:rsidP="003C742D">
            <w:pPr>
              <w:tabs>
                <w:tab w:val="left" w:pos="1418"/>
              </w:tabs>
              <w:contextualSpacing/>
              <w:jc w:val="both"/>
              <w:rPr>
                <w:rStyle w:val="blk"/>
              </w:rPr>
            </w:pPr>
            <w:r>
              <w:rPr>
                <w:rStyle w:val="blk"/>
              </w:rPr>
              <w:t>ОГРН</w:t>
            </w:r>
            <w:r w:rsidR="00F576DF">
              <w:rPr>
                <w:rStyle w:val="blk"/>
              </w:rPr>
              <w:t xml:space="preserve"> / ОГРИП</w:t>
            </w:r>
          </w:p>
        </w:tc>
        <w:tc>
          <w:tcPr>
            <w:tcW w:w="2500" w:type="pct"/>
          </w:tcPr>
          <w:p w14:paraId="360201E4" w14:textId="77777777" w:rsidR="00021D37" w:rsidRPr="008E447B" w:rsidRDefault="00021D37" w:rsidP="003C742D">
            <w:pPr>
              <w:tabs>
                <w:tab w:val="left" w:pos="1418"/>
              </w:tabs>
              <w:contextualSpacing/>
              <w:jc w:val="center"/>
            </w:pPr>
          </w:p>
        </w:tc>
      </w:tr>
      <w:tr w:rsidR="00733A1F" w:rsidRPr="008E447B" w14:paraId="0D3A7181" w14:textId="77777777" w:rsidTr="007638F6">
        <w:tc>
          <w:tcPr>
            <w:tcW w:w="2500" w:type="pct"/>
          </w:tcPr>
          <w:p w14:paraId="070F7FB2" w14:textId="0452DF48" w:rsidR="00733A1F" w:rsidRPr="003C742D" w:rsidRDefault="00733A1F" w:rsidP="003C742D">
            <w:pPr>
              <w:tabs>
                <w:tab w:val="left" w:pos="1418"/>
              </w:tabs>
              <w:contextualSpacing/>
              <w:jc w:val="both"/>
              <w:rPr>
                <w:rStyle w:val="blk"/>
              </w:rPr>
            </w:pPr>
            <w:r w:rsidRPr="003C742D">
              <w:rPr>
                <w:rStyle w:val="blk"/>
              </w:rPr>
              <w:t>ОКПО, ОКТМО</w:t>
            </w:r>
          </w:p>
        </w:tc>
        <w:tc>
          <w:tcPr>
            <w:tcW w:w="2500" w:type="pct"/>
          </w:tcPr>
          <w:p w14:paraId="78A280F7" w14:textId="77777777" w:rsidR="00733A1F" w:rsidRPr="008E447B" w:rsidRDefault="00733A1F" w:rsidP="003C742D">
            <w:pPr>
              <w:tabs>
                <w:tab w:val="left" w:pos="1418"/>
              </w:tabs>
              <w:contextualSpacing/>
            </w:pPr>
          </w:p>
        </w:tc>
      </w:tr>
      <w:tr w:rsidR="003C742D" w:rsidRPr="008E447B" w14:paraId="1A7EE749" w14:textId="77777777" w:rsidTr="007638F6">
        <w:tc>
          <w:tcPr>
            <w:tcW w:w="2500" w:type="pct"/>
          </w:tcPr>
          <w:p w14:paraId="3932F678" w14:textId="281FC6C4" w:rsidR="003C742D" w:rsidRPr="003C742D" w:rsidRDefault="003C742D" w:rsidP="003C742D">
            <w:pPr>
              <w:tabs>
                <w:tab w:val="left" w:pos="1418"/>
              </w:tabs>
              <w:contextualSpacing/>
              <w:jc w:val="both"/>
              <w:rPr>
                <w:rStyle w:val="blk"/>
              </w:rPr>
            </w:pPr>
            <w:r w:rsidRPr="003C742D">
              <w:rPr>
                <w:rStyle w:val="blk"/>
              </w:rPr>
              <w:t>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закупки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r w:rsidR="00F576DF">
              <w:rPr>
                <w:rStyle w:val="blk"/>
              </w:rPr>
              <w:t xml:space="preserve"> </w:t>
            </w:r>
            <w:r w:rsidR="00F576DF" w:rsidRPr="00CB74D5">
              <w:rPr>
                <w:i/>
              </w:rPr>
              <w:t>(для юридического лица)</w:t>
            </w:r>
          </w:p>
        </w:tc>
        <w:tc>
          <w:tcPr>
            <w:tcW w:w="2500" w:type="pct"/>
          </w:tcPr>
          <w:p w14:paraId="73262C50" w14:textId="77777777" w:rsidR="003C742D" w:rsidRPr="008E447B" w:rsidRDefault="003C742D" w:rsidP="003C742D">
            <w:pPr>
              <w:tabs>
                <w:tab w:val="left" w:pos="1418"/>
              </w:tabs>
              <w:contextualSpacing/>
            </w:pPr>
          </w:p>
        </w:tc>
      </w:tr>
      <w:tr w:rsidR="001A559A" w:rsidRPr="008E447B" w14:paraId="47165345" w14:textId="77777777" w:rsidTr="007638F6">
        <w:tc>
          <w:tcPr>
            <w:tcW w:w="2500" w:type="pct"/>
          </w:tcPr>
          <w:p w14:paraId="68BD0D98" w14:textId="77777777" w:rsidR="001A559A" w:rsidRPr="008E447B" w:rsidRDefault="001A559A" w:rsidP="003C742D">
            <w:pPr>
              <w:tabs>
                <w:tab w:val="left" w:pos="1418"/>
              </w:tabs>
              <w:contextualSpacing/>
              <w:jc w:val="both"/>
            </w:pPr>
            <w:r w:rsidRPr="008E447B">
              <w:t>Номер контактного телефона и факса (при наличии)</w:t>
            </w:r>
          </w:p>
        </w:tc>
        <w:tc>
          <w:tcPr>
            <w:tcW w:w="2500" w:type="pct"/>
          </w:tcPr>
          <w:p w14:paraId="37BF75C8" w14:textId="77777777" w:rsidR="001A559A" w:rsidRPr="008E447B" w:rsidRDefault="001A559A" w:rsidP="003C742D">
            <w:pPr>
              <w:tabs>
                <w:tab w:val="left" w:pos="1418"/>
              </w:tabs>
              <w:contextualSpacing/>
              <w:jc w:val="center"/>
            </w:pPr>
          </w:p>
        </w:tc>
      </w:tr>
      <w:tr w:rsidR="001A559A" w:rsidRPr="008E447B" w14:paraId="66A02478" w14:textId="77777777" w:rsidTr="007638F6">
        <w:tc>
          <w:tcPr>
            <w:tcW w:w="2500" w:type="pct"/>
          </w:tcPr>
          <w:p w14:paraId="3E856132" w14:textId="77777777" w:rsidR="001A559A" w:rsidRPr="008E447B" w:rsidRDefault="001A559A" w:rsidP="003C742D">
            <w:pPr>
              <w:tabs>
                <w:tab w:val="left" w:pos="1418"/>
              </w:tabs>
              <w:contextualSpacing/>
              <w:jc w:val="both"/>
            </w:pPr>
            <w:r w:rsidRPr="008E447B">
              <w:t>Информация о контактном лице (ФИО, номер телефона)</w:t>
            </w:r>
          </w:p>
        </w:tc>
        <w:tc>
          <w:tcPr>
            <w:tcW w:w="2500" w:type="pct"/>
          </w:tcPr>
          <w:p w14:paraId="1DEEA0EB" w14:textId="77777777" w:rsidR="001A559A" w:rsidRPr="008E447B" w:rsidRDefault="001A559A" w:rsidP="003C742D">
            <w:pPr>
              <w:tabs>
                <w:tab w:val="left" w:pos="1418"/>
              </w:tabs>
              <w:contextualSpacing/>
              <w:jc w:val="center"/>
            </w:pPr>
          </w:p>
        </w:tc>
      </w:tr>
      <w:tr w:rsidR="001A559A" w:rsidRPr="008E447B" w14:paraId="64951F2F" w14:textId="77777777" w:rsidTr="007638F6">
        <w:tc>
          <w:tcPr>
            <w:tcW w:w="2500" w:type="pct"/>
          </w:tcPr>
          <w:p w14:paraId="28A40C47" w14:textId="77777777" w:rsidR="001A559A" w:rsidRPr="008E447B" w:rsidRDefault="001A559A" w:rsidP="003C742D">
            <w:pPr>
              <w:tabs>
                <w:tab w:val="left" w:pos="1418"/>
              </w:tabs>
              <w:contextualSpacing/>
              <w:jc w:val="both"/>
            </w:pPr>
            <w:r w:rsidRPr="008E447B">
              <w:t>Адрес электронной почты</w:t>
            </w:r>
          </w:p>
        </w:tc>
        <w:tc>
          <w:tcPr>
            <w:tcW w:w="2500" w:type="pct"/>
          </w:tcPr>
          <w:p w14:paraId="3877BCDC" w14:textId="77777777" w:rsidR="001A559A" w:rsidRPr="008E447B" w:rsidRDefault="001A559A" w:rsidP="003C742D">
            <w:pPr>
              <w:tabs>
                <w:tab w:val="left" w:pos="1418"/>
              </w:tabs>
              <w:contextualSpacing/>
              <w:jc w:val="center"/>
            </w:pPr>
          </w:p>
        </w:tc>
      </w:tr>
      <w:tr w:rsidR="001A559A" w:rsidRPr="008E447B" w14:paraId="459F1238" w14:textId="77777777" w:rsidTr="007638F6">
        <w:tc>
          <w:tcPr>
            <w:tcW w:w="2500" w:type="pct"/>
          </w:tcPr>
          <w:p w14:paraId="1898BDE8" w14:textId="3FDE2126" w:rsidR="001A559A" w:rsidRPr="008E447B" w:rsidRDefault="001A559A" w:rsidP="003C742D">
            <w:pPr>
              <w:contextualSpacing/>
              <w:jc w:val="both"/>
            </w:pPr>
            <w:r w:rsidRPr="008E447B">
              <w:t xml:space="preserve">В случае признания нас победителями аукциона или принятия решения о заключении с нами договора, предлагаем включить в договор следующие банковские реквизиты </w:t>
            </w:r>
            <w:r w:rsidRPr="008E447B">
              <w:rPr>
                <w:i/>
              </w:rPr>
              <w:t>Указание данных сведений не является обязательным требованием и заполняется участником закупки по желанию)</w:t>
            </w:r>
          </w:p>
        </w:tc>
        <w:tc>
          <w:tcPr>
            <w:tcW w:w="2500" w:type="pct"/>
          </w:tcPr>
          <w:p w14:paraId="36BA1C43" w14:textId="77777777" w:rsidR="001A559A" w:rsidRPr="008E447B" w:rsidRDefault="001A559A" w:rsidP="003C742D">
            <w:pPr>
              <w:pStyle w:val="11"/>
              <w:spacing w:after="0" w:line="240" w:lineRule="auto"/>
              <w:ind w:left="57"/>
              <w:jc w:val="both"/>
              <w:rPr>
                <w:rFonts w:ascii="Times New Roman" w:hAnsi="Times New Roman"/>
                <w:sz w:val="24"/>
                <w:szCs w:val="24"/>
                <w:lang w:eastAsia="ru-RU"/>
              </w:rPr>
            </w:pPr>
            <w:r w:rsidRPr="008E447B">
              <w:rPr>
                <w:rFonts w:ascii="Times New Roman" w:hAnsi="Times New Roman"/>
                <w:sz w:val="24"/>
                <w:szCs w:val="24"/>
                <w:lang w:eastAsia="ru-RU"/>
              </w:rPr>
              <w:t xml:space="preserve">Банковские реквизиты: </w:t>
            </w:r>
          </w:p>
          <w:p w14:paraId="1CDB0BE9" w14:textId="77777777" w:rsidR="001A559A" w:rsidRPr="008E447B" w:rsidRDefault="001A559A" w:rsidP="003C742D">
            <w:pPr>
              <w:tabs>
                <w:tab w:val="num" w:pos="0"/>
              </w:tabs>
              <w:ind w:left="57"/>
              <w:contextualSpacing/>
            </w:pPr>
            <w:r w:rsidRPr="008E447B">
              <w:t>ИНН ___________, КПП ___________</w:t>
            </w:r>
          </w:p>
          <w:p w14:paraId="1A64ADC2" w14:textId="77777777" w:rsidR="001A559A" w:rsidRPr="008E447B" w:rsidRDefault="001A559A" w:rsidP="003C742D">
            <w:pPr>
              <w:tabs>
                <w:tab w:val="num" w:pos="0"/>
              </w:tabs>
              <w:ind w:left="57"/>
              <w:contextualSpacing/>
            </w:pPr>
            <w:r w:rsidRPr="008E447B">
              <w:t>р/с _____________, к/с ______________, БИК _____________</w:t>
            </w:r>
          </w:p>
          <w:p w14:paraId="4D04A0F1" w14:textId="54E3BD33" w:rsidR="001A559A" w:rsidRPr="008E447B" w:rsidRDefault="001A559A" w:rsidP="003C742D">
            <w:pPr>
              <w:tabs>
                <w:tab w:val="num" w:pos="0"/>
              </w:tabs>
              <w:ind w:left="57"/>
              <w:contextualSpacing/>
            </w:pPr>
            <w:r w:rsidRPr="008E447B">
              <w:t>Наименование банка</w:t>
            </w:r>
            <w:r w:rsidRPr="008E447B">
              <w:rPr>
                <w:i/>
              </w:rPr>
              <w:t xml:space="preserve"> (полное наименование банка в соответствии с бухгалтерскими документами)</w:t>
            </w:r>
          </w:p>
        </w:tc>
      </w:tr>
      <w:tr w:rsidR="003E5948" w:rsidRPr="008E447B" w14:paraId="49AE9DBD" w14:textId="77777777" w:rsidTr="007638F6">
        <w:tc>
          <w:tcPr>
            <w:tcW w:w="2500" w:type="pct"/>
          </w:tcPr>
          <w:p w14:paraId="6D016F9B" w14:textId="5B65C11C" w:rsidR="003E5948" w:rsidRPr="008E447B" w:rsidRDefault="00707333" w:rsidP="003C742D">
            <w:pPr>
              <w:contextualSpacing/>
              <w:jc w:val="both"/>
            </w:pPr>
            <w:r w:rsidRPr="002357CC">
              <w:rPr>
                <w:highlight w:val="yellow"/>
              </w:rPr>
              <w:t>Применяемая система налогообложения</w:t>
            </w:r>
            <w:r>
              <w:rPr>
                <w:highlight w:val="yellow"/>
              </w:rPr>
              <w:t xml:space="preserve"> и ставка НДС, по которой производится налогообложение</w:t>
            </w:r>
            <w:r w:rsidRPr="002357CC">
              <w:rPr>
                <w:highlight w:val="yellow"/>
              </w:rPr>
              <w:t>*</w:t>
            </w:r>
          </w:p>
        </w:tc>
        <w:tc>
          <w:tcPr>
            <w:tcW w:w="2500" w:type="pct"/>
          </w:tcPr>
          <w:p w14:paraId="6B2370E3" w14:textId="77777777" w:rsidR="003E5948" w:rsidRPr="008E447B" w:rsidRDefault="003E5948" w:rsidP="003C742D">
            <w:pPr>
              <w:pStyle w:val="11"/>
              <w:spacing w:after="0" w:line="240" w:lineRule="auto"/>
              <w:ind w:left="57"/>
              <w:jc w:val="both"/>
              <w:rPr>
                <w:rFonts w:ascii="Times New Roman" w:hAnsi="Times New Roman"/>
                <w:sz w:val="24"/>
                <w:szCs w:val="24"/>
                <w:lang w:eastAsia="ru-RU"/>
              </w:rPr>
            </w:pPr>
          </w:p>
        </w:tc>
      </w:tr>
    </w:tbl>
    <w:p w14:paraId="6432E365" w14:textId="77777777" w:rsidR="00FF7E94" w:rsidRPr="00B7689D" w:rsidRDefault="00FF7E94" w:rsidP="00FF7E94">
      <w:pPr>
        <w:jc w:val="both"/>
        <w:rPr>
          <w:i/>
        </w:rPr>
      </w:pPr>
      <w:r w:rsidRPr="00B7689D">
        <w:rPr>
          <w:i/>
        </w:rPr>
        <w:t>*Примечание: если Участник применяет упрощенную систему налогообложения, то рекомендуется предоставить в составе второй части заявки на участие в аукционе уведомление налогового органа о применении УСНО.</w:t>
      </w:r>
    </w:p>
    <w:p w14:paraId="10CE376C" w14:textId="77777777" w:rsidR="006A2C48" w:rsidRDefault="006A2C48" w:rsidP="001A559A"/>
    <w:p w14:paraId="0F4A7D0D" w14:textId="77777777" w:rsidR="00FF7E94" w:rsidRDefault="00FF7E94" w:rsidP="001A559A"/>
    <w:p w14:paraId="37AC09A8" w14:textId="77777777" w:rsidR="00FF7E94" w:rsidRPr="008E447B" w:rsidRDefault="00FF7E94" w:rsidP="001A559A"/>
    <w:p w14:paraId="22A433F0" w14:textId="77777777" w:rsidR="001A559A" w:rsidRDefault="001A559A" w:rsidP="001A559A">
      <w:pPr>
        <w:jc w:val="both"/>
        <w:rPr>
          <w:color w:val="000000"/>
          <w:sz w:val="22"/>
          <w:szCs w:val="22"/>
        </w:rPr>
      </w:pPr>
      <w:r w:rsidRPr="00172389">
        <w:rPr>
          <w:b/>
          <w:color w:val="000000"/>
          <w:sz w:val="22"/>
          <w:szCs w:val="22"/>
        </w:rPr>
        <w:t>Участник размещения заказа</w:t>
      </w:r>
      <w:r w:rsidRPr="00172389">
        <w:rPr>
          <w:color w:val="000000"/>
          <w:sz w:val="22"/>
          <w:szCs w:val="22"/>
        </w:rPr>
        <w:tab/>
      </w:r>
      <w:r>
        <w:rPr>
          <w:color w:val="000000"/>
          <w:sz w:val="22"/>
          <w:szCs w:val="22"/>
        </w:rPr>
        <w:t xml:space="preserve">      </w:t>
      </w:r>
      <w:r w:rsidRPr="00172389">
        <w:rPr>
          <w:color w:val="000000"/>
          <w:sz w:val="22"/>
          <w:szCs w:val="22"/>
        </w:rPr>
        <w:t>_____________</w:t>
      </w:r>
    </w:p>
    <w:p w14:paraId="10693291" w14:textId="77777777" w:rsidR="001A559A" w:rsidRDefault="001A559A" w:rsidP="001A559A">
      <w:pPr>
        <w:jc w:val="center"/>
        <w:rPr>
          <w:color w:val="000000"/>
          <w:sz w:val="22"/>
          <w:szCs w:val="22"/>
          <w:vertAlign w:val="superscript"/>
        </w:rPr>
      </w:pPr>
      <w:r w:rsidRPr="00172389">
        <w:rPr>
          <w:color w:val="000000"/>
          <w:sz w:val="22"/>
          <w:szCs w:val="22"/>
          <w:vertAlign w:val="superscript"/>
        </w:rPr>
        <w:t>(подпись)</w:t>
      </w:r>
    </w:p>
    <w:p w14:paraId="2EC5ADE2" w14:textId="77777777" w:rsidR="001A559A" w:rsidRPr="00172389" w:rsidRDefault="001A559A" w:rsidP="001A559A">
      <w:pPr>
        <w:jc w:val="both"/>
        <w:rPr>
          <w:color w:val="000000"/>
          <w:sz w:val="22"/>
          <w:szCs w:val="22"/>
          <w:vertAlign w:val="superscript"/>
        </w:rPr>
      </w:pPr>
      <w:r w:rsidRPr="00172389">
        <w:rPr>
          <w:color w:val="000000"/>
          <w:sz w:val="22"/>
          <w:szCs w:val="22"/>
        </w:rPr>
        <w:t>(должность, Ф.И.О., реквизиты документа, подтверждающего полномочия лица на подписание Предложения)</w:t>
      </w:r>
      <w:r w:rsidRPr="00172389">
        <w:rPr>
          <w:color w:val="000000"/>
          <w:sz w:val="22"/>
          <w:szCs w:val="22"/>
          <w:vertAlign w:val="superscript"/>
        </w:rPr>
        <w:t xml:space="preserve"> </w:t>
      </w:r>
    </w:p>
    <w:p w14:paraId="70AC7C55" w14:textId="71204DF5" w:rsidR="001A559A" w:rsidRDefault="001A559A" w:rsidP="001A559A">
      <w:pPr>
        <w:jc w:val="center"/>
        <w:rPr>
          <w:color w:val="000000"/>
          <w:sz w:val="22"/>
          <w:szCs w:val="22"/>
          <w:vertAlign w:val="superscript"/>
        </w:rPr>
      </w:pPr>
      <w:r>
        <w:rPr>
          <w:color w:val="000000"/>
          <w:sz w:val="22"/>
          <w:szCs w:val="22"/>
          <w:vertAlign w:val="superscript"/>
        </w:rPr>
        <w:t xml:space="preserve">                           </w:t>
      </w:r>
    </w:p>
    <w:p w14:paraId="7F5B9F32" w14:textId="13EAA3C7" w:rsidR="00D2659F" w:rsidRDefault="00D2659F" w:rsidP="001A559A">
      <w:pPr>
        <w:jc w:val="center"/>
        <w:rPr>
          <w:color w:val="000000"/>
          <w:sz w:val="22"/>
          <w:szCs w:val="22"/>
          <w:vertAlign w:val="superscript"/>
        </w:rPr>
      </w:pPr>
    </w:p>
    <w:p w14:paraId="2B99BDAB" w14:textId="77777777" w:rsidR="00D2659F" w:rsidRDefault="00D2659F" w:rsidP="001A559A">
      <w:pPr>
        <w:jc w:val="center"/>
        <w:rPr>
          <w:color w:val="000000"/>
          <w:sz w:val="22"/>
          <w:szCs w:val="22"/>
          <w:vertAlign w:val="superscript"/>
        </w:rPr>
      </w:pPr>
    </w:p>
    <w:p w14:paraId="0AFC6CAD" w14:textId="77777777" w:rsidR="001A559A" w:rsidRPr="004A4FD4" w:rsidRDefault="001A559A" w:rsidP="001A559A">
      <w:pPr>
        <w:tabs>
          <w:tab w:val="left" w:pos="1418"/>
        </w:tabs>
        <w:jc w:val="right"/>
        <w:rPr>
          <w:sz w:val="22"/>
          <w:szCs w:val="22"/>
        </w:rPr>
      </w:pPr>
      <w:r>
        <w:rPr>
          <w:sz w:val="22"/>
          <w:szCs w:val="22"/>
        </w:rPr>
        <w:t>Форма №3</w:t>
      </w:r>
    </w:p>
    <w:p w14:paraId="10E1F13B" w14:textId="77777777" w:rsidR="001A559A" w:rsidRDefault="001A559A" w:rsidP="001A559A"/>
    <w:p w14:paraId="46F029BE" w14:textId="344A9AA2" w:rsidR="001A559A" w:rsidRPr="003F12DB" w:rsidRDefault="00A672A2" w:rsidP="001A559A">
      <w:pPr>
        <w:jc w:val="center"/>
        <w:rPr>
          <w:b/>
        </w:rPr>
      </w:pPr>
      <w:r>
        <w:rPr>
          <w:b/>
        </w:rPr>
        <w:t>Декларация</w:t>
      </w:r>
      <w:r w:rsidR="001A559A" w:rsidRPr="003F12DB">
        <w:rPr>
          <w:b/>
        </w:rPr>
        <w:t xml:space="preserve"> соответствия</w:t>
      </w:r>
    </w:p>
    <w:p w14:paraId="067E388A" w14:textId="77777777" w:rsidR="001A559A" w:rsidRPr="003F12DB" w:rsidRDefault="001A559A" w:rsidP="001A559A">
      <w:pPr>
        <w:jc w:val="center"/>
        <w:rPr>
          <w:b/>
        </w:rPr>
      </w:pPr>
    </w:p>
    <w:p w14:paraId="334BC9CB" w14:textId="77777777" w:rsidR="001A559A" w:rsidRPr="00665EB7" w:rsidRDefault="001A559A" w:rsidP="001A559A">
      <w:pPr>
        <w:ind w:firstLine="709"/>
        <w:jc w:val="both"/>
        <w:rPr>
          <w:color w:val="000000"/>
          <w:sz w:val="22"/>
          <w:szCs w:val="22"/>
        </w:rPr>
      </w:pPr>
      <w:r w:rsidRPr="00665EB7">
        <w:rPr>
          <w:color w:val="000000"/>
          <w:sz w:val="22"/>
          <w:szCs w:val="22"/>
        </w:rPr>
        <w:t xml:space="preserve">Настоящей заявкой подтверждаем, что </w:t>
      </w:r>
      <w:r>
        <w:rPr>
          <w:color w:val="000000"/>
          <w:sz w:val="22"/>
          <w:szCs w:val="22"/>
        </w:rPr>
        <w:t xml:space="preserve">______________ </w:t>
      </w:r>
      <w:r w:rsidRPr="00665EB7">
        <w:rPr>
          <w:color w:val="000000"/>
          <w:sz w:val="22"/>
          <w:szCs w:val="22"/>
        </w:rPr>
        <w:t>соответствует следующим требованиям:</w:t>
      </w:r>
    </w:p>
    <w:p w14:paraId="7D894B68" w14:textId="0F72D6C9" w:rsidR="001A559A" w:rsidRDefault="001A559A" w:rsidP="001A559A">
      <w:pPr>
        <w:ind w:firstLine="709"/>
        <w:jc w:val="both"/>
        <w:rPr>
          <w:color w:val="000000"/>
          <w:sz w:val="22"/>
          <w:szCs w:val="22"/>
        </w:rPr>
      </w:pPr>
    </w:p>
    <w:p w14:paraId="2E8748C6" w14:textId="7D31D60F" w:rsidR="00011B18" w:rsidRPr="006101E4" w:rsidRDefault="00011B18" w:rsidP="00011B18">
      <w:pPr>
        <w:tabs>
          <w:tab w:val="left" w:pos="1418"/>
          <w:tab w:val="left" w:pos="1620"/>
          <w:tab w:val="left" w:pos="1843"/>
        </w:tabs>
        <w:jc w:val="both"/>
        <w:rPr>
          <w:sz w:val="22"/>
          <w:szCs w:val="22"/>
        </w:rPr>
      </w:pPr>
      <w:r>
        <w:rPr>
          <w:sz w:val="22"/>
          <w:szCs w:val="22"/>
        </w:rPr>
        <w:t>а) с</w:t>
      </w:r>
      <w:r w:rsidRPr="00D46DBA">
        <w:rPr>
          <w:sz w:val="22"/>
          <w:szCs w:val="22"/>
        </w:rPr>
        <w:t>оответствие участника закупок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w:t>
      </w:r>
      <w:r w:rsidRPr="006101E4">
        <w:rPr>
          <w:sz w:val="22"/>
          <w:szCs w:val="22"/>
        </w:rPr>
        <w:t>;</w:t>
      </w:r>
    </w:p>
    <w:p w14:paraId="16FF90A0" w14:textId="77777777" w:rsidR="00011B18" w:rsidRPr="003E0417" w:rsidRDefault="00011B18" w:rsidP="00011B18">
      <w:pPr>
        <w:tabs>
          <w:tab w:val="left" w:pos="1418"/>
          <w:tab w:val="left" w:pos="1620"/>
          <w:tab w:val="left" w:pos="1843"/>
        </w:tabs>
        <w:jc w:val="both"/>
        <w:rPr>
          <w:sz w:val="22"/>
          <w:szCs w:val="22"/>
        </w:rPr>
      </w:pPr>
      <w:r w:rsidRPr="006101E4">
        <w:rPr>
          <w:sz w:val="22"/>
          <w:szCs w:val="22"/>
        </w:rPr>
        <w:t xml:space="preserve">б) </w:t>
      </w:r>
      <w:r>
        <w:rPr>
          <w:sz w:val="22"/>
          <w:szCs w:val="22"/>
        </w:rPr>
        <w:t>н</w:t>
      </w:r>
      <w:r w:rsidRPr="003E0417">
        <w:rPr>
          <w:sz w:val="22"/>
          <w:szCs w:val="22"/>
        </w:rPr>
        <w:t>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банкротом и об открытии конкурсного производства;</w:t>
      </w:r>
    </w:p>
    <w:p w14:paraId="655C028B" w14:textId="77777777" w:rsidR="00011B18" w:rsidRPr="003E0417" w:rsidRDefault="00011B18" w:rsidP="00011B18">
      <w:pPr>
        <w:tabs>
          <w:tab w:val="left" w:pos="1418"/>
          <w:tab w:val="left" w:pos="1620"/>
          <w:tab w:val="left" w:pos="1843"/>
        </w:tabs>
        <w:jc w:val="both"/>
        <w:rPr>
          <w:sz w:val="22"/>
          <w:szCs w:val="22"/>
        </w:rPr>
      </w:pPr>
      <w:r>
        <w:rPr>
          <w:sz w:val="22"/>
          <w:szCs w:val="22"/>
        </w:rPr>
        <w:t>в) н</w:t>
      </w:r>
      <w:r w:rsidRPr="003E0417">
        <w:rPr>
          <w:sz w:val="22"/>
          <w:szCs w:val="22"/>
        </w:rPr>
        <w:t>еприостановление деятельности участника закупки в порядке, установленном Кодексом Российской Федерации об административных правонарушениях;</w:t>
      </w:r>
    </w:p>
    <w:p w14:paraId="15DA8616" w14:textId="77777777" w:rsidR="00011B18" w:rsidRPr="003E0417" w:rsidRDefault="00011B18" w:rsidP="00011B18">
      <w:pPr>
        <w:tabs>
          <w:tab w:val="left" w:pos="1418"/>
          <w:tab w:val="left" w:pos="1620"/>
          <w:tab w:val="left" w:pos="1843"/>
        </w:tabs>
        <w:jc w:val="both"/>
        <w:rPr>
          <w:sz w:val="22"/>
          <w:szCs w:val="22"/>
        </w:rPr>
      </w:pPr>
      <w:r>
        <w:rPr>
          <w:sz w:val="22"/>
          <w:szCs w:val="22"/>
        </w:rPr>
        <w:t>г</w:t>
      </w:r>
      <w:r w:rsidRPr="003E0417">
        <w:rPr>
          <w:sz w:val="22"/>
          <w:szCs w:val="22"/>
        </w:rPr>
        <w:t xml:space="preserve">) </w:t>
      </w:r>
      <w:r>
        <w:rPr>
          <w:sz w:val="22"/>
          <w:szCs w:val="22"/>
        </w:rPr>
        <w:t>о</w:t>
      </w:r>
      <w:r w:rsidRPr="003E0417">
        <w:rPr>
          <w:sz w:val="22"/>
          <w:szCs w:val="22"/>
        </w:rPr>
        <w:t>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безнадёжными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не принято;</w:t>
      </w:r>
    </w:p>
    <w:p w14:paraId="0BC60536" w14:textId="77777777" w:rsidR="00112A61" w:rsidRDefault="00011B18" w:rsidP="00011B18">
      <w:pPr>
        <w:jc w:val="both"/>
        <w:rPr>
          <w:sz w:val="22"/>
          <w:szCs w:val="22"/>
        </w:rPr>
      </w:pPr>
      <w:r>
        <w:rPr>
          <w:sz w:val="22"/>
          <w:szCs w:val="22"/>
        </w:rPr>
        <w:t>д</w:t>
      </w:r>
      <w:r w:rsidRPr="003E0417">
        <w:rPr>
          <w:sz w:val="22"/>
          <w:szCs w:val="22"/>
        </w:rPr>
        <w:t xml:space="preserve">) </w:t>
      </w:r>
      <w:r>
        <w:rPr>
          <w:sz w:val="22"/>
          <w:szCs w:val="22"/>
        </w:rPr>
        <w:t>о</w:t>
      </w:r>
      <w:r w:rsidRPr="003E0417">
        <w:rPr>
          <w:sz w:val="22"/>
          <w:szCs w:val="22"/>
        </w:rPr>
        <w:t>тсутствие сведений об участнике закупки в реестре недобросовестных поставщиков, предусмотренном Федеральным законом № 223-ФЗ и в реестре недобросовестных поставщиков, предусмотренном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w:t>
      </w:r>
      <w:r w:rsidR="00112A61">
        <w:rPr>
          <w:sz w:val="22"/>
          <w:szCs w:val="22"/>
        </w:rPr>
        <w:t>;</w:t>
      </w:r>
    </w:p>
    <w:p w14:paraId="15DEB3D4" w14:textId="44E7730E" w:rsidR="00011B18" w:rsidRDefault="00112A61" w:rsidP="00011B18">
      <w:pPr>
        <w:jc w:val="both"/>
        <w:rPr>
          <w:color w:val="000000"/>
          <w:sz w:val="22"/>
          <w:szCs w:val="22"/>
        </w:rPr>
      </w:pPr>
      <w:r>
        <w:rPr>
          <w:sz w:val="22"/>
          <w:szCs w:val="22"/>
        </w:rPr>
        <w:t xml:space="preserve">е) </w:t>
      </w:r>
      <w:r w:rsidRPr="000F3D74">
        <w:rPr>
          <w:rFonts w:eastAsiaTheme="minorHAnsi"/>
          <w:sz w:val="22"/>
          <w:szCs w:val="22"/>
          <w:lang w:eastAsia="en-US"/>
        </w:rPr>
        <w:t xml:space="preserve">не является иностранным агентом в соответствии с Федеральным </w:t>
      </w:r>
      <w:hyperlink r:id="rId13" w:history="1">
        <w:r w:rsidRPr="000F3D74">
          <w:rPr>
            <w:rFonts w:eastAsiaTheme="minorHAnsi"/>
            <w:sz w:val="22"/>
            <w:szCs w:val="22"/>
            <w:lang w:eastAsia="en-US"/>
          </w:rPr>
          <w:t>законом</w:t>
        </w:r>
      </w:hyperlink>
      <w:r w:rsidRPr="000F3D74">
        <w:rPr>
          <w:rFonts w:eastAsiaTheme="minorHAnsi"/>
          <w:sz w:val="22"/>
          <w:szCs w:val="22"/>
          <w:lang w:eastAsia="en-US"/>
        </w:rPr>
        <w:t xml:space="preserve"> от 14 июля 2022 года N 255-ФЗ "О контроле за деятельностью лиц, находящихся под иностранным влиянием"</w:t>
      </w:r>
      <w:r w:rsidR="00011B18" w:rsidRPr="004C5C4C">
        <w:rPr>
          <w:sz w:val="22"/>
          <w:szCs w:val="22"/>
        </w:rPr>
        <w:t>.</w:t>
      </w:r>
    </w:p>
    <w:p w14:paraId="1BA585CA" w14:textId="77777777" w:rsidR="00011B18" w:rsidRDefault="00011B18" w:rsidP="001A559A">
      <w:pPr>
        <w:ind w:firstLine="709"/>
        <w:jc w:val="both"/>
        <w:rPr>
          <w:color w:val="000000"/>
          <w:sz w:val="22"/>
          <w:szCs w:val="22"/>
        </w:rPr>
      </w:pPr>
    </w:p>
    <w:p w14:paraId="01DF6800" w14:textId="399AFF1D" w:rsidR="001A559A" w:rsidRPr="00665EB7" w:rsidRDefault="001A559A" w:rsidP="001A559A">
      <w:pPr>
        <w:ind w:firstLine="709"/>
        <w:jc w:val="both"/>
        <w:rPr>
          <w:color w:val="000000"/>
          <w:sz w:val="22"/>
          <w:szCs w:val="22"/>
        </w:rPr>
      </w:pPr>
      <w:r w:rsidRPr="00665EB7">
        <w:rPr>
          <w:color w:val="000000"/>
          <w:sz w:val="22"/>
          <w:szCs w:val="22"/>
        </w:rPr>
        <w:t xml:space="preserve">Участник </w:t>
      </w:r>
      <w:r w:rsidR="003C742D">
        <w:rPr>
          <w:color w:val="000000"/>
          <w:sz w:val="22"/>
          <w:szCs w:val="22"/>
        </w:rPr>
        <w:t xml:space="preserve">закупки </w:t>
      </w:r>
      <w:r w:rsidRPr="00665EB7">
        <w:rPr>
          <w:color w:val="000000"/>
          <w:sz w:val="22"/>
          <w:szCs w:val="22"/>
        </w:rPr>
        <w:t>гарантирует достоверность представленной им в заявке информации.</w:t>
      </w:r>
    </w:p>
    <w:p w14:paraId="72A577E0" w14:textId="3D0361A1" w:rsidR="001A559A" w:rsidRPr="00665EB7" w:rsidRDefault="001A559A" w:rsidP="001A559A">
      <w:pPr>
        <w:ind w:firstLine="709"/>
        <w:jc w:val="both"/>
        <w:rPr>
          <w:color w:val="000000"/>
          <w:sz w:val="22"/>
          <w:szCs w:val="22"/>
        </w:rPr>
      </w:pPr>
      <w:r w:rsidRPr="00665EB7">
        <w:rPr>
          <w:color w:val="000000"/>
          <w:sz w:val="22"/>
          <w:szCs w:val="22"/>
        </w:rPr>
        <w:t xml:space="preserve">Если наше Предложение будет принято, мы берем на себя обязательство поставить товары, выполнить работы, оказать услуги на требуемых условиях, обеспечить выполнение указанных гарантийных обязательств в соответствии с требованиями </w:t>
      </w:r>
      <w:r w:rsidR="00F769A0">
        <w:rPr>
          <w:color w:val="000000"/>
          <w:sz w:val="22"/>
          <w:szCs w:val="22"/>
        </w:rPr>
        <w:t>закупки</w:t>
      </w:r>
      <w:r w:rsidRPr="00665EB7">
        <w:rPr>
          <w:color w:val="000000"/>
          <w:sz w:val="22"/>
          <w:szCs w:val="22"/>
        </w:rPr>
        <w:t xml:space="preserve">, включая требования, содержащиеся в технической его части. </w:t>
      </w:r>
    </w:p>
    <w:p w14:paraId="50F4CF34" w14:textId="48734523" w:rsidR="001A559A" w:rsidRPr="00665EB7" w:rsidRDefault="001A559A" w:rsidP="001A559A">
      <w:pPr>
        <w:ind w:firstLine="709"/>
        <w:jc w:val="both"/>
        <w:rPr>
          <w:color w:val="000000"/>
          <w:sz w:val="22"/>
          <w:szCs w:val="22"/>
        </w:rPr>
      </w:pPr>
      <w:r w:rsidRPr="00665EB7">
        <w:rPr>
          <w:color w:val="000000"/>
          <w:sz w:val="22"/>
          <w:szCs w:val="22"/>
        </w:rPr>
        <w:t xml:space="preserve">Участник </w:t>
      </w:r>
      <w:r w:rsidR="003C742D">
        <w:rPr>
          <w:color w:val="000000"/>
          <w:sz w:val="22"/>
          <w:szCs w:val="22"/>
        </w:rPr>
        <w:t>закупки</w:t>
      </w:r>
      <w:r w:rsidRPr="00665EB7">
        <w:rPr>
          <w:color w:val="000000"/>
          <w:sz w:val="22"/>
          <w:szCs w:val="22"/>
        </w:rPr>
        <w:t xml:space="preserve"> уведомлен о том, что в случае, если предложенные им сроки поставки товара/выполнения работ/оказания услуг превышают сроки, установленные Заказчиком в  документации о закупке, предложение участника будет считаться не соответствующим требованиям документации, а в случае, если предложенные участником сроки поставки товара/выполнения работ/оказания услуг сокращены по отношению к срокам, установленным Заказчиком, в таком случае Заказчик вправе (если в отношении участника размещения заказа принято решение о заключении договора) по своему усмотрению заключить договор со сроком поставки товара/выполнения работ/оказания услуг, предложенным участником размещения заказа, либо со сроком поставки товара/выполнения работ/оказания услуг, установленным Заказчиком в документации о закупке.</w:t>
      </w:r>
    </w:p>
    <w:p w14:paraId="58EB37E9" w14:textId="0C33BBAE" w:rsidR="001A559A" w:rsidRDefault="001A559A" w:rsidP="003C742D">
      <w:pPr>
        <w:pStyle w:val="af1"/>
        <w:ind w:left="0" w:firstLine="708"/>
        <w:jc w:val="both"/>
        <w:rPr>
          <w:color w:val="000000"/>
          <w:sz w:val="22"/>
          <w:szCs w:val="22"/>
        </w:rPr>
      </w:pPr>
      <w:r w:rsidRPr="00665EB7">
        <w:rPr>
          <w:color w:val="000000"/>
          <w:sz w:val="22"/>
          <w:szCs w:val="22"/>
        </w:rPr>
        <w:t>Мы подтверждаем, что мы извещены о том, что в случае уклонения нас от заключения договора сведения о ___________________ (наименование участника размещения заказа) будут включены в Реест</w:t>
      </w:r>
      <w:r w:rsidR="005C7ADB">
        <w:rPr>
          <w:color w:val="000000"/>
          <w:sz w:val="22"/>
          <w:szCs w:val="22"/>
        </w:rPr>
        <w:t>р недобросовестных поставщиков.</w:t>
      </w:r>
    </w:p>
    <w:p w14:paraId="52CCCFE4" w14:textId="77777777" w:rsidR="001A559A" w:rsidRDefault="001A559A" w:rsidP="001A559A">
      <w:pPr>
        <w:jc w:val="both"/>
        <w:rPr>
          <w:color w:val="000000"/>
          <w:sz w:val="22"/>
          <w:szCs w:val="22"/>
        </w:rPr>
      </w:pPr>
    </w:p>
    <w:p w14:paraId="16504D66" w14:textId="77777777" w:rsidR="001A559A" w:rsidRDefault="001A559A" w:rsidP="001A559A">
      <w:pPr>
        <w:jc w:val="both"/>
        <w:rPr>
          <w:color w:val="000000"/>
          <w:sz w:val="22"/>
          <w:szCs w:val="22"/>
        </w:rPr>
      </w:pPr>
      <w:r w:rsidRPr="00665EB7">
        <w:rPr>
          <w:b/>
          <w:color w:val="000000"/>
          <w:sz w:val="22"/>
          <w:szCs w:val="22"/>
        </w:rPr>
        <w:t>Участник размещения заказа</w:t>
      </w:r>
      <w:r w:rsidRPr="00665EB7">
        <w:rPr>
          <w:color w:val="000000"/>
          <w:sz w:val="22"/>
          <w:szCs w:val="22"/>
        </w:rPr>
        <w:tab/>
        <w:t>_________________</w:t>
      </w:r>
    </w:p>
    <w:p w14:paraId="21B6074A" w14:textId="77777777" w:rsidR="001A559A" w:rsidRPr="003F12DB" w:rsidRDefault="001A559A" w:rsidP="001A559A">
      <w:pPr>
        <w:jc w:val="both"/>
        <w:rPr>
          <w:color w:val="000000"/>
          <w:sz w:val="22"/>
          <w:szCs w:val="22"/>
        </w:rPr>
      </w:pPr>
      <w:r>
        <w:rPr>
          <w:color w:val="000000"/>
          <w:sz w:val="22"/>
          <w:szCs w:val="22"/>
          <w:vertAlign w:val="superscript"/>
        </w:rPr>
        <w:t xml:space="preserve">                                                                                                              </w:t>
      </w:r>
      <w:r w:rsidRPr="00665EB7">
        <w:rPr>
          <w:color w:val="000000"/>
          <w:sz w:val="22"/>
          <w:szCs w:val="22"/>
          <w:vertAlign w:val="superscript"/>
        </w:rPr>
        <w:t xml:space="preserve">(подпись) </w:t>
      </w:r>
      <w:r w:rsidRPr="00665EB7">
        <w:rPr>
          <w:color w:val="000000"/>
          <w:sz w:val="22"/>
          <w:szCs w:val="22"/>
        </w:rPr>
        <w:t xml:space="preserve"> </w:t>
      </w:r>
    </w:p>
    <w:p w14:paraId="5F42756D" w14:textId="77777777" w:rsidR="001A559A" w:rsidRDefault="001A559A" w:rsidP="001A559A">
      <w:pPr>
        <w:jc w:val="both"/>
        <w:rPr>
          <w:color w:val="000000"/>
          <w:sz w:val="22"/>
          <w:szCs w:val="22"/>
        </w:rPr>
      </w:pPr>
    </w:p>
    <w:p w14:paraId="139FC4BF" w14:textId="77777777" w:rsidR="001A559A" w:rsidRPr="00665EB7" w:rsidRDefault="001A559A" w:rsidP="001A559A">
      <w:pPr>
        <w:jc w:val="both"/>
        <w:rPr>
          <w:color w:val="000000"/>
          <w:sz w:val="22"/>
          <w:szCs w:val="22"/>
          <w:vertAlign w:val="superscript"/>
        </w:rPr>
      </w:pPr>
      <w:r w:rsidRPr="00665EB7">
        <w:rPr>
          <w:color w:val="000000"/>
          <w:sz w:val="22"/>
          <w:szCs w:val="22"/>
          <w:vertAlign w:val="superscript"/>
        </w:rPr>
        <w:t xml:space="preserve">      </w:t>
      </w:r>
      <w:r w:rsidRPr="00665EB7">
        <w:rPr>
          <w:color w:val="000000"/>
          <w:sz w:val="22"/>
          <w:szCs w:val="22"/>
        </w:rPr>
        <w:t>(должность, Ф.И.О., реквизиты документа, подтверждающего полномочия лица на подписание Предложения)</w:t>
      </w:r>
      <w:r w:rsidRPr="00665EB7">
        <w:rPr>
          <w:color w:val="000000"/>
          <w:sz w:val="22"/>
          <w:szCs w:val="22"/>
          <w:vertAlign w:val="superscript"/>
        </w:rPr>
        <w:t xml:space="preserve"> </w:t>
      </w:r>
    </w:p>
    <w:p w14:paraId="734B874F" w14:textId="77777777" w:rsidR="00A72AF1" w:rsidRDefault="00A72AF1" w:rsidP="006A2C48">
      <w:pPr>
        <w:suppressAutoHyphens w:val="0"/>
        <w:spacing w:after="160"/>
        <w:contextualSpacing/>
      </w:pPr>
    </w:p>
    <w:p w14:paraId="6B26D6BD" w14:textId="77777777" w:rsidR="0009194B" w:rsidRDefault="0009194B" w:rsidP="006A2C48">
      <w:pPr>
        <w:suppressAutoHyphens w:val="0"/>
        <w:spacing w:after="160"/>
        <w:contextualSpacing/>
      </w:pPr>
    </w:p>
    <w:p w14:paraId="3D040885" w14:textId="77777777" w:rsidR="006A2C48" w:rsidRDefault="006A2C48" w:rsidP="000F3489">
      <w:pPr>
        <w:widowControl w:val="0"/>
        <w:tabs>
          <w:tab w:val="left" w:pos="0"/>
        </w:tabs>
        <w:spacing w:line="240" w:lineRule="exact"/>
        <w:ind w:right="-286"/>
        <w:jc w:val="center"/>
        <w:rPr>
          <w:b/>
        </w:rPr>
      </w:pPr>
    </w:p>
    <w:p w14:paraId="5EC7BE17" w14:textId="77777777" w:rsidR="006A2C48" w:rsidRDefault="006A2C48" w:rsidP="000F3489">
      <w:pPr>
        <w:widowControl w:val="0"/>
        <w:tabs>
          <w:tab w:val="left" w:pos="0"/>
        </w:tabs>
        <w:spacing w:line="240" w:lineRule="exact"/>
        <w:ind w:right="-286"/>
        <w:jc w:val="center"/>
        <w:rPr>
          <w:b/>
        </w:rPr>
      </w:pPr>
    </w:p>
    <w:p w14:paraId="5BF6DDA2" w14:textId="69E96690" w:rsidR="000F3489" w:rsidRPr="000F3489" w:rsidRDefault="00D47ED8" w:rsidP="000F3489">
      <w:pPr>
        <w:widowControl w:val="0"/>
        <w:tabs>
          <w:tab w:val="left" w:pos="0"/>
        </w:tabs>
        <w:spacing w:line="240" w:lineRule="exact"/>
        <w:ind w:right="-286"/>
        <w:jc w:val="center"/>
        <w:rPr>
          <w:b/>
        </w:rPr>
      </w:pPr>
      <w:r w:rsidRPr="00E21B8E">
        <w:rPr>
          <w:b/>
        </w:rPr>
        <w:t xml:space="preserve">РАЗДЕЛ </w:t>
      </w:r>
      <w:r w:rsidR="0078303E">
        <w:rPr>
          <w:b/>
          <w:lang w:val="en-US"/>
        </w:rPr>
        <w:t>VIII</w:t>
      </w:r>
      <w:r w:rsidRPr="00E21B8E">
        <w:rPr>
          <w:b/>
        </w:rPr>
        <w:t>.</w:t>
      </w:r>
    </w:p>
    <w:p w14:paraId="07AC8E2A" w14:textId="40DD0BC2" w:rsidR="00DC6705" w:rsidRDefault="0078303E" w:rsidP="000F3489">
      <w:pPr>
        <w:keepNext/>
        <w:suppressAutoHyphens w:val="0"/>
        <w:jc w:val="center"/>
        <w:outlineLvl w:val="0"/>
        <w:rPr>
          <w:b/>
          <w:bCs/>
          <w:sz w:val="23"/>
          <w:szCs w:val="23"/>
          <w:lang w:eastAsia="ru-RU"/>
        </w:rPr>
      </w:pPr>
      <w:r>
        <w:rPr>
          <w:b/>
          <w:bCs/>
          <w:sz w:val="23"/>
          <w:szCs w:val="23"/>
          <w:lang w:eastAsia="ru-RU"/>
        </w:rPr>
        <w:t>ДОГОВОР</w:t>
      </w:r>
      <w:r w:rsidR="00DC6705">
        <w:rPr>
          <w:b/>
          <w:bCs/>
          <w:sz w:val="23"/>
          <w:szCs w:val="23"/>
          <w:lang w:eastAsia="ru-RU"/>
        </w:rPr>
        <w:t>*</w:t>
      </w:r>
    </w:p>
    <w:p w14:paraId="1E68753E" w14:textId="77777777" w:rsidR="00DC6705" w:rsidRDefault="00DC6705" w:rsidP="000F3489">
      <w:pPr>
        <w:keepNext/>
        <w:suppressAutoHyphens w:val="0"/>
        <w:jc w:val="center"/>
        <w:outlineLvl w:val="0"/>
        <w:rPr>
          <w:b/>
          <w:bCs/>
          <w:sz w:val="23"/>
          <w:szCs w:val="23"/>
          <w:lang w:eastAsia="ru-RU"/>
        </w:rPr>
      </w:pPr>
    </w:p>
    <w:p w14:paraId="28A16F50" w14:textId="7B18D98E" w:rsidR="000F3489" w:rsidRPr="000F3489" w:rsidRDefault="00DC6705" w:rsidP="00DC6705">
      <w:pPr>
        <w:keepNext/>
        <w:suppressAutoHyphens w:val="0"/>
        <w:jc w:val="both"/>
        <w:outlineLvl w:val="0"/>
        <w:rPr>
          <w:b/>
          <w:bCs/>
          <w:sz w:val="23"/>
          <w:szCs w:val="23"/>
          <w:lang w:eastAsia="ru-RU"/>
        </w:rPr>
      </w:pPr>
      <w:r>
        <w:rPr>
          <w:b/>
          <w:bCs/>
          <w:sz w:val="23"/>
          <w:szCs w:val="23"/>
          <w:lang w:eastAsia="ru-RU"/>
        </w:rPr>
        <w:t>*Примечание: проект договора прилагается отдельным файлом к настоящей документации</w:t>
      </w:r>
    </w:p>
    <w:sectPr w:rsidR="000F3489" w:rsidRPr="000F3489" w:rsidSect="005806FF">
      <w:footerReference w:type="default" r:id="rId14"/>
      <w:pgSz w:w="11907" w:h="16840"/>
      <w:pgMar w:top="851" w:right="850" w:bottom="851" w:left="1134" w:header="567" w:footer="3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09D3F" w14:textId="77777777" w:rsidR="00A52911" w:rsidRDefault="00A52911">
      <w:r>
        <w:separator/>
      </w:r>
    </w:p>
  </w:endnote>
  <w:endnote w:type="continuationSeparator" w:id="0">
    <w:p w14:paraId="2BDBBD3B" w14:textId="77777777" w:rsidR="00A52911" w:rsidRDefault="00A529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Proxima Nova ExCn Rg">
    <w:altName w:val="Candara"/>
    <w:panose1 w:val="00000000000000000000"/>
    <w:charset w:val="00"/>
    <w:family w:val="modern"/>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8C70B" w14:textId="0BC27925" w:rsidR="00A52911" w:rsidRPr="003C65A5" w:rsidRDefault="00A52911" w:rsidP="00F30742">
    <w:pPr>
      <w:pStyle w:val="ab"/>
      <w:jc w:val="center"/>
      <w:rPr>
        <w:rFonts w:ascii="Times New Roman" w:hAnsi="Times New Roman"/>
        <w:sz w:val="24"/>
        <w:szCs w:val="24"/>
      </w:rPr>
    </w:pPr>
    <w:r w:rsidRPr="003C65A5">
      <w:rPr>
        <w:rFonts w:ascii="Times New Roman" w:hAnsi="Times New Roman"/>
        <w:bCs/>
        <w:sz w:val="24"/>
        <w:szCs w:val="24"/>
      </w:rPr>
      <w:fldChar w:fldCharType="begin"/>
    </w:r>
    <w:r w:rsidRPr="003C65A5">
      <w:rPr>
        <w:rFonts w:ascii="Times New Roman" w:hAnsi="Times New Roman"/>
        <w:bCs/>
        <w:sz w:val="24"/>
        <w:szCs w:val="24"/>
      </w:rPr>
      <w:instrText>PAGE</w:instrText>
    </w:r>
    <w:r w:rsidRPr="003C65A5">
      <w:rPr>
        <w:rFonts w:ascii="Times New Roman" w:hAnsi="Times New Roman"/>
        <w:bCs/>
        <w:sz w:val="24"/>
        <w:szCs w:val="24"/>
      </w:rPr>
      <w:fldChar w:fldCharType="separate"/>
    </w:r>
    <w:r w:rsidR="00985566">
      <w:rPr>
        <w:rFonts w:ascii="Times New Roman" w:hAnsi="Times New Roman"/>
        <w:bCs/>
        <w:noProof/>
        <w:sz w:val="24"/>
        <w:szCs w:val="24"/>
      </w:rPr>
      <w:t>2</w:t>
    </w:r>
    <w:r w:rsidRPr="003C65A5">
      <w:rPr>
        <w:rFonts w:ascii="Times New Roman" w:hAnsi="Times New Roman"/>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62D48" w14:textId="77777777" w:rsidR="00A52911" w:rsidRDefault="00A52911">
      <w:r>
        <w:separator/>
      </w:r>
    </w:p>
  </w:footnote>
  <w:footnote w:type="continuationSeparator" w:id="0">
    <w:p w14:paraId="110FED67" w14:textId="77777777" w:rsidR="00A52911" w:rsidRDefault="00A529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F3562"/>
    <w:multiLevelType w:val="multilevel"/>
    <w:tmpl w:val="5E96183C"/>
    <w:lvl w:ilvl="0">
      <w:start w:val="1"/>
      <w:numFmt w:val="decimal"/>
      <w:pStyle w:val="2"/>
      <w:lvlText w:val="%1."/>
      <w:lvlJc w:val="left"/>
      <w:pPr>
        <w:ind w:left="1134" w:hanging="1134"/>
      </w:pPr>
      <w:rPr>
        <w:rFonts w:hint="default"/>
      </w:rPr>
    </w:lvl>
    <w:lvl w:ilvl="1">
      <w:start w:val="1"/>
      <w:numFmt w:val="decimal"/>
      <w:pStyle w:val="3"/>
      <w:lvlText w:val="%1.%2"/>
      <w:lvlJc w:val="left"/>
      <w:pPr>
        <w:ind w:left="2269" w:hanging="1134"/>
      </w:pPr>
      <w:rPr>
        <w:rFonts w:hint="default"/>
      </w:rPr>
    </w:lvl>
    <w:lvl w:ilvl="2">
      <w:start w:val="1"/>
      <w:numFmt w:val="decimal"/>
      <w:pStyle w:val="4"/>
      <w:lvlText w:val="%1.%2.%3"/>
      <w:lvlJc w:val="left"/>
      <w:pPr>
        <w:ind w:left="1418" w:hanging="1134"/>
      </w:pPr>
      <w:rPr>
        <w:rFonts w:hint="default"/>
        <w:b w:val="0"/>
      </w:rPr>
    </w:lvl>
    <w:lvl w:ilvl="3">
      <w:start w:val="1"/>
      <w:numFmt w:val="decimal"/>
      <w:pStyle w:val="5"/>
      <w:lvlText w:val="(%4)"/>
      <w:lvlJc w:val="left"/>
      <w:pPr>
        <w:ind w:left="3403" w:hanging="851"/>
      </w:pPr>
      <w:rPr>
        <w:rFonts w:hint="default"/>
        <w:b w:val="0"/>
        <w:i w:val="0"/>
      </w:rPr>
    </w:lvl>
    <w:lvl w:ilvl="4">
      <w:start w:val="1"/>
      <w:numFmt w:val="russianLower"/>
      <w:pStyle w:val="6"/>
      <w:lvlText w:val="(%5)"/>
      <w:lvlJc w:val="left"/>
      <w:pPr>
        <w:ind w:left="2977" w:hanging="850"/>
      </w:pPr>
      <w:rPr>
        <w:rFonts w:hint="default"/>
      </w:rPr>
    </w:lvl>
    <w:lvl w:ilvl="5">
      <w:start w:val="1"/>
      <w:numFmt w:val="none"/>
      <w:pStyle w:val="a"/>
      <w:lvlText w:val=""/>
      <w:lvlJc w:val="left"/>
      <w:pPr>
        <w:ind w:left="1134" w:hanging="113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1" w15:restartNumberingAfterBreak="0">
    <w:nsid w:val="08A55AFC"/>
    <w:multiLevelType w:val="multilevel"/>
    <w:tmpl w:val="9950FEE0"/>
    <w:lvl w:ilvl="0">
      <w:start w:val="1"/>
      <w:numFmt w:val="russianLower"/>
      <w:suff w:val="space"/>
      <w:lvlText w:val="%1)"/>
      <w:lvlJc w:val="left"/>
      <w:pPr>
        <w:ind w:left="1070" w:hanging="360"/>
      </w:pPr>
      <w:rPr>
        <w:rFonts w:cs="Times New Roman" w:hint="default"/>
      </w:rPr>
    </w:lvl>
    <w:lvl w:ilvl="1">
      <w:start w:val="1"/>
      <w:numFmt w:val="lowerLetter"/>
      <w:lvlText w:val="%2."/>
      <w:lvlJc w:val="left"/>
      <w:pPr>
        <w:ind w:left="1440" w:hanging="360"/>
      </w:pPr>
      <w:rPr>
        <w:rFonts w:cs="Times New Roman" w:hint="default"/>
      </w:rPr>
    </w:lvl>
    <w:lvl w:ilvl="2">
      <w:start w:val="1"/>
      <w:numFmt w:val="decimal"/>
      <w:suff w:val="space"/>
      <w:lvlText w:val="7.2.%3."/>
      <w:lvlJc w:val="right"/>
      <w:pPr>
        <w:ind w:left="606"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2" w15:restartNumberingAfterBreak="0">
    <w:nsid w:val="143C6F58"/>
    <w:multiLevelType w:val="hybridMultilevel"/>
    <w:tmpl w:val="B9045624"/>
    <w:lvl w:ilvl="0" w:tplc="2A80B70C">
      <w:start w:val="1"/>
      <w:numFmt w:val="upperRoman"/>
      <w:lvlText w:val="%1."/>
      <w:lvlJc w:val="left"/>
      <w:pPr>
        <w:ind w:left="1080" w:hanging="720"/>
      </w:pPr>
      <w:rPr>
        <w:rFonts w:hint="default"/>
        <w:u w:val="singl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95A5294"/>
    <w:multiLevelType w:val="hybridMultilevel"/>
    <w:tmpl w:val="7CFE82EE"/>
    <w:lvl w:ilvl="0" w:tplc="9AE4A7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07C79BD"/>
    <w:multiLevelType w:val="hybridMultilevel"/>
    <w:tmpl w:val="4252B8A6"/>
    <w:lvl w:ilvl="0" w:tplc="9AE4A7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3E54F8F"/>
    <w:multiLevelType w:val="multilevel"/>
    <w:tmpl w:val="DD90670E"/>
    <w:lvl w:ilvl="0">
      <w:start w:val="1"/>
      <w:numFmt w:val="decimal"/>
      <w:lvlText w:val="%1."/>
      <w:lvlJc w:val="left"/>
      <w:pPr>
        <w:tabs>
          <w:tab w:val="num" w:pos="0"/>
        </w:tabs>
        <w:ind w:left="675" w:hanging="675"/>
      </w:pPr>
      <w:rPr>
        <w:rFonts w:cs="Times New Roman" w:hint="default"/>
      </w:rPr>
    </w:lvl>
    <w:lvl w:ilvl="1">
      <w:start w:val="1"/>
      <w:numFmt w:val="russianLower"/>
      <w:suff w:val="space"/>
      <w:lvlText w:val="%2)"/>
      <w:lvlJc w:val="left"/>
      <w:pPr>
        <w:ind w:left="720" w:hanging="720"/>
      </w:pPr>
      <w:rPr>
        <w:rFonts w:cs="Times New Roman" w:hint="default"/>
        <w:b w:val="0"/>
      </w:rPr>
    </w:lvl>
    <w:lvl w:ilvl="2">
      <w:start w:val="1"/>
      <w:numFmt w:val="decimal"/>
      <w:lvlText w:val="%1.2.%3."/>
      <w:lvlJc w:val="left"/>
      <w:pPr>
        <w:tabs>
          <w:tab w:val="num" w:pos="1560"/>
        </w:tabs>
        <w:ind w:left="2280" w:hanging="720"/>
      </w:pPr>
      <w:rPr>
        <w:rFonts w:cs="Times New Roman" w:hint="default"/>
        <w:b w:val="0"/>
      </w:rPr>
    </w:lvl>
    <w:lvl w:ilvl="3">
      <w:start w:val="1"/>
      <w:numFmt w:val="decimal"/>
      <w:lvlText w:val="%1.%2.%3.%4."/>
      <w:lvlJc w:val="left"/>
      <w:pPr>
        <w:tabs>
          <w:tab w:val="num" w:pos="0"/>
        </w:tabs>
        <w:ind w:left="1080" w:hanging="1080"/>
      </w:pPr>
      <w:rPr>
        <w:rFonts w:cs="Times New Roman" w:hint="default"/>
      </w:rPr>
    </w:lvl>
    <w:lvl w:ilvl="4">
      <w:start w:val="1"/>
      <w:numFmt w:val="decimal"/>
      <w:lvlText w:val="%1.%2.%3.%4.%5."/>
      <w:lvlJc w:val="left"/>
      <w:pPr>
        <w:tabs>
          <w:tab w:val="num" w:pos="0"/>
        </w:tabs>
        <w:ind w:left="1080" w:hanging="1080"/>
      </w:pPr>
      <w:rPr>
        <w:rFonts w:cs="Times New Roman" w:hint="default"/>
      </w:rPr>
    </w:lvl>
    <w:lvl w:ilvl="5">
      <w:start w:val="1"/>
      <w:numFmt w:val="decimal"/>
      <w:lvlText w:val="%1.%2.%3.%4.%5.%6."/>
      <w:lvlJc w:val="left"/>
      <w:pPr>
        <w:tabs>
          <w:tab w:val="num" w:pos="0"/>
        </w:tabs>
        <w:ind w:left="1440" w:hanging="1440"/>
      </w:pPr>
      <w:rPr>
        <w:rFonts w:cs="Times New Roman" w:hint="default"/>
      </w:rPr>
    </w:lvl>
    <w:lvl w:ilvl="6">
      <w:start w:val="1"/>
      <w:numFmt w:val="decimal"/>
      <w:lvlText w:val="%1.%2.%3.%4.%5.%6.%7."/>
      <w:lvlJc w:val="left"/>
      <w:pPr>
        <w:tabs>
          <w:tab w:val="num" w:pos="0"/>
        </w:tabs>
        <w:ind w:left="1800" w:hanging="1800"/>
      </w:pPr>
      <w:rPr>
        <w:rFonts w:cs="Times New Roman" w:hint="default"/>
      </w:rPr>
    </w:lvl>
    <w:lvl w:ilvl="7">
      <w:start w:val="1"/>
      <w:numFmt w:val="decimal"/>
      <w:lvlText w:val="%1.%2.%3.%4.%5.%6.%7.%8."/>
      <w:lvlJc w:val="left"/>
      <w:pPr>
        <w:tabs>
          <w:tab w:val="num" w:pos="0"/>
        </w:tabs>
        <w:ind w:left="1800" w:hanging="1800"/>
      </w:pPr>
      <w:rPr>
        <w:rFonts w:cs="Times New Roman" w:hint="default"/>
      </w:rPr>
    </w:lvl>
    <w:lvl w:ilvl="8">
      <w:start w:val="1"/>
      <w:numFmt w:val="decimal"/>
      <w:lvlText w:val="%1.%2.%3.%4.%5.%6.%7.%8.%9."/>
      <w:lvlJc w:val="left"/>
      <w:pPr>
        <w:tabs>
          <w:tab w:val="num" w:pos="0"/>
        </w:tabs>
        <w:ind w:left="2160" w:hanging="2160"/>
      </w:pPr>
      <w:rPr>
        <w:rFonts w:cs="Times New Roman" w:hint="default"/>
      </w:rPr>
    </w:lvl>
  </w:abstractNum>
  <w:abstractNum w:abstractNumId="6" w15:restartNumberingAfterBreak="0">
    <w:nsid w:val="47067D31"/>
    <w:multiLevelType w:val="multilevel"/>
    <w:tmpl w:val="495491CC"/>
    <w:lvl w:ilvl="0">
      <w:start w:val="15"/>
      <w:numFmt w:val="decimal"/>
      <w:lvlText w:val="%1."/>
      <w:lvlJc w:val="left"/>
      <w:pPr>
        <w:ind w:left="480" w:hanging="480"/>
      </w:pPr>
      <w:rPr>
        <w:rFonts w:hint="default"/>
      </w:rPr>
    </w:lvl>
    <w:lvl w:ilvl="1">
      <w:start w:val="1"/>
      <w:numFmt w:val="decimal"/>
      <w:lvlText w:val="%1.%2."/>
      <w:lvlJc w:val="left"/>
      <w:pPr>
        <w:ind w:left="4025" w:hanging="48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0360"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478A395C"/>
    <w:multiLevelType w:val="multilevel"/>
    <w:tmpl w:val="4B1CD29A"/>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560"/>
        </w:tabs>
        <w:ind w:left="1560" w:hanging="1134"/>
      </w:pPr>
      <w:rPr>
        <w:rFonts w:hint="default"/>
        <w:b/>
        <w:i w:val="0"/>
        <w:sz w:val="20"/>
        <w:szCs w:val="20"/>
      </w:rPr>
    </w:lvl>
    <w:lvl w:ilvl="2">
      <w:start w:val="1"/>
      <w:numFmt w:val="decimal"/>
      <w:lvlText w:val="%1.%2.%3"/>
      <w:lvlJc w:val="left"/>
      <w:pPr>
        <w:tabs>
          <w:tab w:val="num" w:pos="1134"/>
        </w:tabs>
        <w:ind w:left="1134" w:hanging="1134"/>
      </w:pPr>
      <w:rPr>
        <w:rFonts w:hint="default"/>
        <w:b w:val="0"/>
        <w:i w:val="0"/>
        <w:sz w:val="20"/>
        <w:szCs w:val="20"/>
      </w:rPr>
    </w:lvl>
    <w:lvl w:ilvl="3">
      <w:start w:val="1"/>
      <w:numFmt w:val="decimal"/>
      <w:lvlText w:val="%1.%2.%3.%4"/>
      <w:lvlJc w:val="left"/>
      <w:pPr>
        <w:tabs>
          <w:tab w:val="num" w:pos="1134"/>
        </w:tabs>
        <w:ind w:left="1134" w:hanging="1134"/>
      </w:pPr>
      <w:rPr>
        <w:rFonts w:hint="default"/>
        <w:b w:val="0"/>
        <w:i w:val="0"/>
      </w:rPr>
    </w:lvl>
    <w:lvl w:ilvl="4">
      <w:start w:val="1"/>
      <w:numFmt w:val="russianLower"/>
      <w:lvlText w:val="%5)"/>
      <w:lvlJc w:val="left"/>
      <w:pPr>
        <w:tabs>
          <w:tab w:val="num" w:pos="5104"/>
        </w:tabs>
        <w:ind w:left="5104" w:hanging="567"/>
      </w:pPr>
      <w:rPr>
        <w:rFonts w:hint="default"/>
        <w:b w:val="0"/>
        <w:i w:val="0"/>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8" w15:restartNumberingAfterBreak="0">
    <w:nsid w:val="4DE3441D"/>
    <w:multiLevelType w:val="multilevel"/>
    <w:tmpl w:val="A8F40900"/>
    <w:lvl w:ilvl="0">
      <w:start w:val="12"/>
      <w:numFmt w:val="decimal"/>
      <w:lvlText w:val="%1."/>
      <w:lvlJc w:val="left"/>
      <w:pPr>
        <w:ind w:left="480" w:hanging="480"/>
      </w:pPr>
      <w:rPr>
        <w:rFonts w:hint="default"/>
      </w:rPr>
    </w:lvl>
    <w:lvl w:ilvl="1">
      <w:start w:val="1"/>
      <w:numFmt w:val="decimal"/>
      <w:lvlText w:val="%1.%2."/>
      <w:lvlJc w:val="left"/>
      <w:pPr>
        <w:ind w:left="764" w:hanging="48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9" w15:restartNumberingAfterBreak="0">
    <w:nsid w:val="542F519B"/>
    <w:multiLevelType w:val="multilevel"/>
    <w:tmpl w:val="1362E44A"/>
    <w:styleLink w:val="WW8Num24"/>
    <w:lvl w:ilvl="0">
      <w:start w:val="1"/>
      <w:numFmt w:val="decimal"/>
      <w:lvlText w:val="%1."/>
      <w:lvlJc w:val="left"/>
      <w:pPr>
        <w:ind w:left="0" w:firstLine="0"/>
      </w:pPr>
      <w:rPr>
        <w:b w:val="0"/>
        <w:bCs w:val="0"/>
        <w:sz w:val="24"/>
        <w:szCs w:val="24"/>
      </w:rPr>
    </w:lvl>
    <w:lvl w:ilvl="1">
      <w:start w:val="1"/>
      <w:numFmt w:val="decimal"/>
      <w:lvlText w:val="%1.%2."/>
      <w:lvlJc w:val="left"/>
      <w:pPr>
        <w:ind w:left="0" w:firstLine="0"/>
      </w:pPr>
      <w:rPr>
        <w:b w:val="0"/>
        <w:sz w:val="24"/>
        <w:szCs w:val="24"/>
      </w:rPr>
    </w:lvl>
    <w:lvl w:ilvl="2">
      <w:numFmt w:val="bullet"/>
      <w:lvlText w:val=""/>
      <w:lvlJc w:val="left"/>
      <w:pPr>
        <w:ind w:left="0" w:firstLine="0"/>
      </w:pPr>
      <w:rPr>
        <w:rFonts w:ascii="Symbol" w:hAnsi="Symbol"/>
      </w:r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0" w15:restartNumberingAfterBreak="0">
    <w:nsid w:val="5D850739"/>
    <w:multiLevelType w:val="hybridMultilevel"/>
    <w:tmpl w:val="E236BCA8"/>
    <w:lvl w:ilvl="0" w:tplc="24AAD30E">
      <w:start w:val="1"/>
      <w:numFmt w:val="decimal"/>
      <w:lvlText w:val="%1."/>
      <w:lvlJc w:val="left"/>
      <w:pPr>
        <w:ind w:left="400" w:hanging="360"/>
      </w:pPr>
      <w:rPr>
        <w:rFonts w:hint="default"/>
        <w:b/>
        <w:bCs/>
      </w:rPr>
    </w:lvl>
    <w:lvl w:ilvl="1" w:tplc="04190019" w:tentative="1">
      <w:start w:val="1"/>
      <w:numFmt w:val="lowerLetter"/>
      <w:lvlText w:val="%2."/>
      <w:lvlJc w:val="left"/>
      <w:pPr>
        <w:ind w:left="1120" w:hanging="360"/>
      </w:pPr>
    </w:lvl>
    <w:lvl w:ilvl="2" w:tplc="0419001B" w:tentative="1">
      <w:start w:val="1"/>
      <w:numFmt w:val="lowerRoman"/>
      <w:lvlText w:val="%3."/>
      <w:lvlJc w:val="right"/>
      <w:pPr>
        <w:ind w:left="1840" w:hanging="180"/>
      </w:pPr>
    </w:lvl>
    <w:lvl w:ilvl="3" w:tplc="0419000F" w:tentative="1">
      <w:start w:val="1"/>
      <w:numFmt w:val="decimal"/>
      <w:lvlText w:val="%4."/>
      <w:lvlJc w:val="left"/>
      <w:pPr>
        <w:ind w:left="2560" w:hanging="360"/>
      </w:pPr>
    </w:lvl>
    <w:lvl w:ilvl="4" w:tplc="04190019" w:tentative="1">
      <w:start w:val="1"/>
      <w:numFmt w:val="lowerLetter"/>
      <w:lvlText w:val="%5."/>
      <w:lvlJc w:val="left"/>
      <w:pPr>
        <w:ind w:left="3280" w:hanging="360"/>
      </w:pPr>
    </w:lvl>
    <w:lvl w:ilvl="5" w:tplc="0419001B" w:tentative="1">
      <w:start w:val="1"/>
      <w:numFmt w:val="lowerRoman"/>
      <w:lvlText w:val="%6."/>
      <w:lvlJc w:val="right"/>
      <w:pPr>
        <w:ind w:left="4000" w:hanging="180"/>
      </w:pPr>
    </w:lvl>
    <w:lvl w:ilvl="6" w:tplc="0419000F" w:tentative="1">
      <w:start w:val="1"/>
      <w:numFmt w:val="decimal"/>
      <w:lvlText w:val="%7."/>
      <w:lvlJc w:val="left"/>
      <w:pPr>
        <w:ind w:left="4720" w:hanging="360"/>
      </w:pPr>
    </w:lvl>
    <w:lvl w:ilvl="7" w:tplc="04190019" w:tentative="1">
      <w:start w:val="1"/>
      <w:numFmt w:val="lowerLetter"/>
      <w:lvlText w:val="%8."/>
      <w:lvlJc w:val="left"/>
      <w:pPr>
        <w:ind w:left="5440" w:hanging="360"/>
      </w:pPr>
    </w:lvl>
    <w:lvl w:ilvl="8" w:tplc="0419001B" w:tentative="1">
      <w:start w:val="1"/>
      <w:numFmt w:val="lowerRoman"/>
      <w:lvlText w:val="%9."/>
      <w:lvlJc w:val="right"/>
      <w:pPr>
        <w:ind w:left="6160" w:hanging="180"/>
      </w:pPr>
    </w:lvl>
  </w:abstractNum>
  <w:abstractNum w:abstractNumId="11" w15:restartNumberingAfterBreak="0">
    <w:nsid w:val="5E5F1BD9"/>
    <w:multiLevelType w:val="hybridMultilevel"/>
    <w:tmpl w:val="030C23A0"/>
    <w:lvl w:ilvl="0" w:tplc="9AE4A7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F742838"/>
    <w:multiLevelType w:val="multilevel"/>
    <w:tmpl w:val="2F646A48"/>
    <w:lvl w:ilvl="0">
      <w:start w:val="1"/>
      <w:numFmt w:val="bullet"/>
      <w:lvlText w:val=""/>
      <w:lvlJc w:val="left"/>
      <w:pPr>
        <w:tabs>
          <w:tab w:val="num" w:pos="0"/>
        </w:tabs>
        <w:ind w:left="675" w:hanging="675"/>
      </w:pPr>
      <w:rPr>
        <w:rFonts w:ascii="Symbol" w:hAnsi="Symbol" w:hint="default"/>
      </w:rPr>
    </w:lvl>
    <w:lvl w:ilvl="1">
      <w:start w:val="1"/>
      <w:numFmt w:val="russianLower"/>
      <w:suff w:val="space"/>
      <w:lvlText w:val="%2)"/>
      <w:lvlJc w:val="left"/>
      <w:pPr>
        <w:ind w:left="720" w:hanging="720"/>
      </w:pPr>
      <w:rPr>
        <w:rFonts w:cs="Times New Roman" w:hint="default"/>
        <w:b w:val="0"/>
      </w:rPr>
    </w:lvl>
    <w:lvl w:ilvl="2">
      <w:start w:val="1"/>
      <w:numFmt w:val="decimal"/>
      <w:lvlText w:val="%1.2.%3."/>
      <w:lvlJc w:val="left"/>
      <w:pPr>
        <w:tabs>
          <w:tab w:val="num" w:pos="1560"/>
        </w:tabs>
        <w:ind w:left="2280" w:hanging="720"/>
      </w:pPr>
      <w:rPr>
        <w:rFonts w:cs="Times New Roman" w:hint="default"/>
        <w:b w:val="0"/>
      </w:rPr>
    </w:lvl>
    <w:lvl w:ilvl="3">
      <w:start w:val="1"/>
      <w:numFmt w:val="decimal"/>
      <w:lvlText w:val="%1.%2.%3.%4."/>
      <w:lvlJc w:val="left"/>
      <w:pPr>
        <w:tabs>
          <w:tab w:val="num" w:pos="0"/>
        </w:tabs>
        <w:ind w:left="1080" w:hanging="1080"/>
      </w:pPr>
      <w:rPr>
        <w:rFonts w:cs="Times New Roman" w:hint="default"/>
      </w:rPr>
    </w:lvl>
    <w:lvl w:ilvl="4">
      <w:start w:val="1"/>
      <w:numFmt w:val="decimal"/>
      <w:lvlText w:val="%1.%2.%3.%4.%5."/>
      <w:lvlJc w:val="left"/>
      <w:pPr>
        <w:tabs>
          <w:tab w:val="num" w:pos="0"/>
        </w:tabs>
        <w:ind w:left="1080" w:hanging="1080"/>
      </w:pPr>
      <w:rPr>
        <w:rFonts w:cs="Times New Roman" w:hint="default"/>
      </w:rPr>
    </w:lvl>
    <w:lvl w:ilvl="5">
      <w:start w:val="1"/>
      <w:numFmt w:val="decimal"/>
      <w:lvlText w:val="%1.%2.%3.%4.%5.%6."/>
      <w:lvlJc w:val="left"/>
      <w:pPr>
        <w:tabs>
          <w:tab w:val="num" w:pos="0"/>
        </w:tabs>
        <w:ind w:left="1440" w:hanging="1440"/>
      </w:pPr>
      <w:rPr>
        <w:rFonts w:cs="Times New Roman" w:hint="default"/>
      </w:rPr>
    </w:lvl>
    <w:lvl w:ilvl="6">
      <w:start w:val="1"/>
      <w:numFmt w:val="decimal"/>
      <w:lvlText w:val="%1.%2.%3.%4.%5.%6.%7."/>
      <w:lvlJc w:val="left"/>
      <w:pPr>
        <w:tabs>
          <w:tab w:val="num" w:pos="0"/>
        </w:tabs>
        <w:ind w:left="1800" w:hanging="1800"/>
      </w:pPr>
      <w:rPr>
        <w:rFonts w:cs="Times New Roman" w:hint="default"/>
      </w:rPr>
    </w:lvl>
    <w:lvl w:ilvl="7">
      <w:start w:val="1"/>
      <w:numFmt w:val="decimal"/>
      <w:lvlText w:val="%1.%2.%3.%4.%5.%6.%7.%8."/>
      <w:lvlJc w:val="left"/>
      <w:pPr>
        <w:tabs>
          <w:tab w:val="num" w:pos="0"/>
        </w:tabs>
        <w:ind w:left="1800" w:hanging="1800"/>
      </w:pPr>
      <w:rPr>
        <w:rFonts w:cs="Times New Roman" w:hint="default"/>
      </w:rPr>
    </w:lvl>
    <w:lvl w:ilvl="8">
      <w:start w:val="1"/>
      <w:numFmt w:val="decimal"/>
      <w:lvlText w:val="%1.%2.%3.%4.%5.%6.%7.%8.%9."/>
      <w:lvlJc w:val="left"/>
      <w:pPr>
        <w:tabs>
          <w:tab w:val="num" w:pos="0"/>
        </w:tabs>
        <w:ind w:left="2160" w:hanging="2160"/>
      </w:pPr>
      <w:rPr>
        <w:rFonts w:cs="Times New Roman" w:hint="default"/>
      </w:rPr>
    </w:lvl>
  </w:abstractNum>
  <w:abstractNum w:abstractNumId="13" w15:restartNumberingAfterBreak="0">
    <w:nsid w:val="5FFF7A2C"/>
    <w:multiLevelType w:val="hybridMultilevel"/>
    <w:tmpl w:val="9C24849E"/>
    <w:lvl w:ilvl="0" w:tplc="8464599A">
      <w:start w:val="9"/>
      <w:numFmt w:val="russianLower"/>
      <w:suff w:val="space"/>
      <w:lvlText w:val="%1)"/>
      <w:lvlJc w:val="left"/>
      <w:pPr>
        <w:ind w:left="1778"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4" w15:restartNumberingAfterBreak="0">
    <w:nsid w:val="65E36F6E"/>
    <w:multiLevelType w:val="hybridMultilevel"/>
    <w:tmpl w:val="793443BA"/>
    <w:lvl w:ilvl="0" w:tplc="22D6B3A0">
      <w:start w:val="1"/>
      <w:numFmt w:val="russianLower"/>
      <w:suff w:val="space"/>
      <w:lvlText w:val="%1)"/>
      <w:lvlJc w:val="left"/>
      <w:pPr>
        <w:ind w:left="928"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5" w15:restartNumberingAfterBreak="0">
    <w:nsid w:val="79712993"/>
    <w:multiLevelType w:val="multilevel"/>
    <w:tmpl w:val="35487B00"/>
    <w:lvl w:ilvl="0">
      <w:start w:val="1"/>
      <w:numFmt w:val="bullet"/>
      <w:lvlText w:val=""/>
      <w:lvlJc w:val="left"/>
      <w:pPr>
        <w:tabs>
          <w:tab w:val="num" w:pos="0"/>
        </w:tabs>
        <w:ind w:left="675" w:hanging="675"/>
      </w:pPr>
      <w:rPr>
        <w:rFonts w:ascii="Symbol" w:hAnsi="Symbol" w:hint="default"/>
      </w:rPr>
    </w:lvl>
    <w:lvl w:ilvl="1">
      <w:start w:val="1"/>
      <w:numFmt w:val="russianLower"/>
      <w:suff w:val="space"/>
      <w:lvlText w:val="%2)"/>
      <w:lvlJc w:val="left"/>
      <w:pPr>
        <w:ind w:left="720" w:hanging="720"/>
      </w:pPr>
      <w:rPr>
        <w:rFonts w:cs="Times New Roman" w:hint="default"/>
        <w:b w:val="0"/>
      </w:rPr>
    </w:lvl>
    <w:lvl w:ilvl="2">
      <w:start w:val="1"/>
      <w:numFmt w:val="decimal"/>
      <w:lvlText w:val="%1.2.%3."/>
      <w:lvlJc w:val="left"/>
      <w:pPr>
        <w:tabs>
          <w:tab w:val="num" w:pos="1560"/>
        </w:tabs>
        <w:ind w:left="2280" w:hanging="720"/>
      </w:pPr>
      <w:rPr>
        <w:rFonts w:cs="Times New Roman" w:hint="default"/>
        <w:b w:val="0"/>
      </w:rPr>
    </w:lvl>
    <w:lvl w:ilvl="3">
      <w:start w:val="1"/>
      <w:numFmt w:val="decimal"/>
      <w:lvlText w:val="%1.%2.%3.%4."/>
      <w:lvlJc w:val="left"/>
      <w:pPr>
        <w:tabs>
          <w:tab w:val="num" w:pos="0"/>
        </w:tabs>
        <w:ind w:left="1080" w:hanging="1080"/>
      </w:pPr>
      <w:rPr>
        <w:rFonts w:cs="Times New Roman" w:hint="default"/>
      </w:rPr>
    </w:lvl>
    <w:lvl w:ilvl="4">
      <w:start w:val="1"/>
      <w:numFmt w:val="decimal"/>
      <w:lvlText w:val="%1.%2.%3.%4.%5."/>
      <w:lvlJc w:val="left"/>
      <w:pPr>
        <w:tabs>
          <w:tab w:val="num" w:pos="0"/>
        </w:tabs>
        <w:ind w:left="1080" w:hanging="1080"/>
      </w:pPr>
      <w:rPr>
        <w:rFonts w:cs="Times New Roman" w:hint="default"/>
      </w:rPr>
    </w:lvl>
    <w:lvl w:ilvl="5">
      <w:start w:val="1"/>
      <w:numFmt w:val="decimal"/>
      <w:lvlText w:val="%1.%2.%3.%4.%5.%6."/>
      <w:lvlJc w:val="left"/>
      <w:pPr>
        <w:tabs>
          <w:tab w:val="num" w:pos="0"/>
        </w:tabs>
        <w:ind w:left="1440" w:hanging="1440"/>
      </w:pPr>
      <w:rPr>
        <w:rFonts w:cs="Times New Roman" w:hint="default"/>
      </w:rPr>
    </w:lvl>
    <w:lvl w:ilvl="6">
      <w:start w:val="1"/>
      <w:numFmt w:val="decimal"/>
      <w:lvlText w:val="%1.%2.%3.%4.%5.%6.%7."/>
      <w:lvlJc w:val="left"/>
      <w:pPr>
        <w:tabs>
          <w:tab w:val="num" w:pos="0"/>
        </w:tabs>
        <w:ind w:left="1800" w:hanging="1800"/>
      </w:pPr>
      <w:rPr>
        <w:rFonts w:cs="Times New Roman" w:hint="default"/>
      </w:rPr>
    </w:lvl>
    <w:lvl w:ilvl="7">
      <w:start w:val="1"/>
      <w:numFmt w:val="decimal"/>
      <w:lvlText w:val="%1.%2.%3.%4.%5.%6.%7.%8."/>
      <w:lvlJc w:val="left"/>
      <w:pPr>
        <w:tabs>
          <w:tab w:val="num" w:pos="0"/>
        </w:tabs>
        <w:ind w:left="1800" w:hanging="1800"/>
      </w:pPr>
      <w:rPr>
        <w:rFonts w:cs="Times New Roman" w:hint="default"/>
      </w:rPr>
    </w:lvl>
    <w:lvl w:ilvl="8">
      <w:start w:val="1"/>
      <w:numFmt w:val="decimal"/>
      <w:lvlText w:val="%1.%2.%3.%4.%5.%6.%7.%8.%9."/>
      <w:lvlJc w:val="left"/>
      <w:pPr>
        <w:tabs>
          <w:tab w:val="num" w:pos="0"/>
        </w:tabs>
        <w:ind w:left="2160" w:hanging="2160"/>
      </w:pPr>
      <w:rPr>
        <w:rFonts w:cs="Times New Roman" w:hint="default"/>
      </w:rPr>
    </w:lvl>
  </w:abstractNum>
  <w:num w:numId="1">
    <w:abstractNumId w:val="0"/>
  </w:num>
  <w:num w:numId="2">
    <w:abstractNumId w:val="9"/>
  </w:num>
  <w:num w:numId="3">
    <w:abstractNumId w:val="1"/>
  </w:num>
  <w:num w:numId="4">
    <w:abstractNumId w:val="13"/>
  </w:num>
  <w:num w:numId="5">
    <w:abstractNumId w:val="8"/>
  </w:num>
  <w:num w:numId="6">
    <w:abstractNumId w:val="7"/>
  </w:num>
  <w:num w:numId="7">
    <w:abstractNumId w:val="5"/>
  </w:num>
  <w:num w:numId="8">
    <w:abstractNumId w:val="14"/>
  </w:num>
  <w:num w:numId="9">
    <w:abstractNumId w:val="2"/>
  </w:num>
  <w:num w:numId="10">
    <w:abstractNumId w:val="6"/>
  </w:num>
  <w:num w:numId="11">
    <w:abstractNumId w:val="3"/>
  </w:num>
  <w:num w:numId="12">
    <w:abstractNumId w:val="4"/>
  </w:num>
  <w:num w:numId="13">
    <w:abstractNumId w:val="10"/>
  </w:num>
  <w:num w:numId="14">
    <w:abstractNumId w:val="11"/>
  </w:num>
  <w:num w:numId="15">
    <w:abstractNumId w:val="15"/>
  </w:num>
  <w:num w:numId="16">
    <w:abstractNumId w:val="12"/>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Ильина Ольга Валентиновна">
    <w15:presenceInfo w15:providerId="AD" w15:userId="S-1-5-21-2002905769-756988934-2467656752-151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078"/>
    <w:rsid w:val="00001859"/>
    <w:rsid w:val="00002F49"/>
    <w:rsid w:val="00003BDC"/>
    <w:rsid w:val="0001027E"/>
    <w:rsid w:val="00010EC6"/>
    <w:rsid w:val="00011B18"/>
    <w:rsid w:val="00014A2C"/>
    <w:rsid w:val="00021117"/>
    <w:rsid w:val="00021AFF"/>
    <w:rsid w:val="00021D37"/>
    <w:rsid w:val="00030906"/>
    <w:rsid w:val="00031443"/>
    <w:rsid w:val="00032B9E"/>
    <w:rsid w:val="0003321F"/>
    <w:rsid w:val="000337ED"/>
    <w:rsid w:val="000454C5"/>
    <w:rsid w:val="000526A3"/>
    <w:rsid w:val="00054B27"/>
    <w:rsid w:val="0005668C"/>
    <w:rsid w:val="00056C35"/>
    <w:rsid w:val="000613BF"/>
    <w:rsid w:val="00064150"/>
    <w:rsid w:val="00064BD0"/>
    <w:rsid w:val="000661EE"/>
    <w:rsid w:val="000677A2"/>
    <w:rsid w:val="00071D1D"/>
    <w:rsid w:val="000730DB"/>
    <w:rsid w:val="0007437D"/>
    <w:rsid w:val="00081C2B"/>
    <w:rsid w:val="000851FF"/>
    <w:rsid w:val="00085C94"/>
    <w:rsid w:val="000904BE"/>
    <w:rsid w:val="000917AA"/>
    <w:rsid w:val="0009194B"/>
    <w:rsid w:val="00093B77"/>
    <w:rsid w:val="000A3B74"/>
    <w:rsid w:val="000A6DDB"/>
    <w:rsid w:val="000B3EF5"/>
    <w:rsid w:val="000C41F8"/>
    <w:rsid w:val="000D0E3C"/>
    <w:rsid w:val="000D69A2"/>
    <w:rsid w:val="000E0F20"/>
    <w:rsid w:val="000E11EA"/>
    <w:rsid w:val="000E4CF5"/>
    <w:rsid w:val="000E7230"/>
    <w:rsid w:val="000F0935"/>
    <w:rsid w:val="000F12CF"/>
    <w:rsid w:val="000F17F2"/>
    <w:rsid w:val="000F3489"/>
    <w:rsid w:val="001022BD"/>
    <w:rsid w:val="00102AD3"/>
    <w:rsid w:val="0010428B"/>
    <w:rsid w:val="00105BF8"/>
    <w:rsid w:val="00105C59"/>
    <w:rsid w:val="00105E21"/>
    <w:rsid w:val="001107D8"/>
    <w:rsid w:val="00112A61"/>
    <w:rsid w:val="00113FE8"/>
    <w:rsid w:val="00114078"/>
    <w:rsid w:val="00114C8C"/>
    <w:rsid w:val="00116C6E"/>
    <w:rsid w:val="0011787A"/>
    <w:rsid w:val="00120727"/>
    <w:rsid w:val="0012330F"/>
    <w:rsid w:val="00123A4A"/>
    <w:rsid w:val="00125C74"/>
    <w:rsid w:val="001301C1"/>
    <w:rsid w:val="001308C2"/>
    <w:rsid w:val="00134A8F"/>
    <w:rsid w:val="00140780"/>
    <w:rsid w:val="00140A65"/>
    <w:rsid w:val="00144B28"/>
    <w:rsid w:val="00151A52"/>
    <w:rsid w:val="00153C8A"/>
    <w:rsid w:val="00161836"/>
    <w:rsid w:val="001623E1"/>
    <w:rsid w:val="00162466"/>
    <w:rsid w:val="001624F8"/>
    <w:rsid w:val="00165704"/>
    <w:rsid w:val="00175E91"/>
    <w:rsid w:val="00191D38"/>
    <w:rsid w:val="00194083"/>
    <w:rsid w:val="00197D5D"/>
    <w:rsid w:val="001A0724"/>
    <w:rsid w:val="001A1EE7"/>
    <w:rsid w:val="001A296C"/>
    <w:rsid w:val="001A420E"/>
    <w:rsid w:val="001A559A"/>
    <w:rsid w:val="001A5B4F"/>
    <w:rsid w:val="001B2B4E"/>
    <w:rsid w:val="001B643F"/>
    <w:rsid w:val="001C1A48"/>
    <w:rsid w:val="001C5288"/>
    <w:rsid w:val="001D05F8"/>
    <w:rsid w:val="001D1F4C"/>
    <w:rsid w:val="001D3D54"/>
    <w:rsid w:val="001D406A"/>
    <w:rsid w:val="001D77B5"/>
    <w:rsid w:val="001E049B"/>
    <w:rsid w:val="001E3CE3"/>
    <w:rsid w:val="001E3FED"/>
    <w:rsid w:val="001E70FD"/>
    <w:rsid w:val="001F06D7"/>
    <w:rsid w:val="001F4706"/>
    <w:rsid w:val="00200699"/>
    <w:rsid w:val="0020071F"/>
    <w:rsid w:val="00202264"/>
    <w:rsid w:val="00203B0E"/>
    <w:rsid w:val="00203F6F"/>
    <w:rsid w:val="002078C7"/>
    <w:rsid w:val="00225E19"/>
    <w:rsid w:val="00231946"/>
    <w:rsid w:val="002343E3"/>
    <w:rsid w:val="00237ADD"/>
    <w:rsid w:val="00251914"/>
    <w:rsid w:val="00251EAF"/>
    <w:rsid w:val="00252521"/>
    <w:rsid w:val="002527B8"/>
    <w:rsid w:val="00261235"/>
    <w:rsid w:val="0026402F"/>
    <w:rsid w:val="002648AE"/>
    <w:rsid w:val="00265464"/>
    <w:rsid w:val="00266E6B"/>
    <w:rsid w:val="00267B9F"/>
    <w:rsid w:val="002741CB"/>
    <w:rsid w:val="002750E5"/>
    <w:rsid w:val="0028297D"/>
    <w:rsid w:val="00282B85"/>
    <w:rsid w:val="00283C10"/>
    <w:rsid w:val="00285BA5"/>
    <w:rsid w:val="00293C87"/>
    <w:rsid w:val="002952F2"/>
    <w:rsid w:val="00297336"/>
    <w:rsid w:val="0029794C"/>
    <w:rsid w:val="002A2FDD"/>
    <w:rsid w:val="002A3A1B"/>
    <w:rsid w:val="002A585E"/>
    <w:rsid w:val="002B159B"/>
    <w:rsid w:val="002B1699"/>
    <w:rsid w:val="002B2D1F"/>
    <w:rsid w:val="002B6A0A"/>
    <w:rsid w:val="002B756F"/>
    <w:rsid w:val="002C10DF"/>
    <w:rsid w:val="002C13EE"/>
    <w:rsid w:val="002C29B0"/>
    <w:rsid w:val="002C2C35"/>
    <w:rsid w:val="002C3567"/>
    <w:rsid w:val="002C44E0"/>
    <w:rsid w:val="002C65EE"/>
    <w:rsid w:val="002C70C9"/>
    <w:rsid w:val="002D33C5"/>
    <w:rsid w:val="002D6B38"/>
    <w:rsid w:val="002D7340"/>
    <w:rsid w:val="002E796D"/>
    <w:rsid w:val="002F16FA"/>
    <w:rsid w:val="002F6AA4"/>
    <w:rsid w:val="002F6EE9"/>
    <w:rsid w:val="00320EF3"/>
    <w:rsid w:val="003228B5"/>
    <w:rsid w:val="00327943"/>
    <w:rsid w:val="003303A4"/>
    <w:rsid w:val="003523EB"/>
    <w:rsid w:val="00353F5D"/>
    <w:rsid w:val="00361179"/>
    <w:rsid w:val="00362D6E"/>
    <w:rsid w:val="00365352"/>
    <w:rsid w:val="0037633D"/>
    <w:rsid w:val="00376F4D"/>
    <w:rsid w:val="00384DCC"/>
    <w:rsid w:val="0038611D"/>
    <w:rsid w:val="00387CA6"/>
    <w:rsid w:val="00392D5B"/>
    <w:rsid w:val="003941D6"/>
    <w:rsid w:val="00397565"/>
    <w:rsid w:val="003A43C2"/>
    <w:rsid w:val="003A4D92"/>
    <w:rsid w:val="003A4E70"/>
    <w:rsid w:val="003B1B4E"/>
    <w:rsid w:val="003B4B6B"/>
    <w:rsid w:val="003C2A9E"/>
    <w:rsid w:val="003C3D47"/>
    <w:rsid w:val="003C54A5"/>
    <w:rsid w:val="003C742D"/>
    <w:rsid w:val="003D28A9"/>
    <w:rsid w:val="003D3800"/>
    <w:rsid w:val="003D42E9"/>
    <w:rsid w:val="003D6A87"/>
    <w:rsid w:val="003D7B03"/>
    <w:rsid w:val="003E0417"/>
    <w:rsid w:val="003E13B4"/>
    <w:rsid w:val="003E5948"/>
    <w:rsid w:val="003E5C2A"/>
    <w:rsid w:val="003F2414"/>
    <w:rsid w:val="003F5DF2"/>
    <w:rsid w:val="003F6538"/>
    <w:rsid w:val="004005AE"/>
    <w:rsid w:val="00400FD5"/>
    <w:rsid w:val="00404BE6"/>
    <w:rsid w:val="0041062D"/>
    <w:rsid w:val="004106A2"/>
    <w:rsid w:val="00411614"/>
    <w:rsid w:val="00411833"/>
    <w:rsid w:val="0041189C"/>
    <w:rsid w:val="00415351"/>
    <w:rsid w:val="00415AD6"/>
    <w:rsid w:val="00416E58"/>
    <w:rsid w:val="004267AA"/>
    <w:rsid w:val="00426E66"/>
    <w:rsid w:val="0043288B"/>
    <w:rsid w:val="00434072"/>
    <w:rsid w:val="00434B11"/>
    <w:rsid w:val="00434BF7"/>
    <w:rsid w:val="00443E24"/>
    <w:rsid w:val="00443E8D"/>
    <w:rsid w:val="0044539D"/>
    <w:rsid w:val="00445FA8"/>
    <w:rsid w:val="00447256"/>
    <w:rsid w:val="00452038"/>
    <w:rsid w:val="00453C38"/>
    <w:rsid w:val="004547CD"/>
    <w:rsid w:val="004548E9"/>
    <w:rsid w:val="004607AB"/>
    <w:rsid w:val="004623B4"/>
    <w:rsid w:val="00463482"/>
    <w:rsid w:val="00474AED"/>
    <w:rsid w:val="004778BF"/>
    <w:rsid w:val="0048531C"/>
    <w:rsid w:val="00492218"/>
    <w:rsid w:val="004968A8"/>
    <w:rsid w:val="00497CFC"/>
    <w:rsid w:val="004A33BF"/>
    <w:rsid w:val="004A6A08"/>
    <w:rsid w:val="004B6823"/>
    <w:rsid w:val="004C5518"/>
    <w:rsid w:val="004C5C4C"/>
    <w:rsid w:val="004D1B0A"/>
    <w:rsid w:val="004D5D1C"/>
    <w:rsid w:val="004D640E"/>
    <w:rsid w:val="004E0FBA"/>
    <w:rsid w:val="004E1919"/>
    <w:rsid w:val="004E1AA5"/>
    <w:rsid w:val="004E3302"/>
    <w:rsid w:val="004F18E1"/>
    <w:rsid w:val="004F2DAB"/>
    <w:rsid w:val="004F7729"/>
    <w:rsid w:val="005002C7"/>
    <w:rsid w:val="00501475"/>
    <w:rsid w:val="00505F1C"/>
    <w:rsid w:val="005219BC"/>
    <w:rsid w:val="00525AA8"/>
    <w:rsid w:val="0053213D"/>
    <w:rsid w:val="00535402"/>
    <w:rsid w:val="00545349"/>
    <w:rsid w:val="005529BC"/>
    <w:rsid w:val="00555C30"/>
    <w:rsid w:val="00556B25"/>
    <w:rsid w:val="00563041"/>
    <w:rsid w:val="005632E9"/>
    <w:rsid w:val="00563AD3"/>
    <w:rsid w:val="005668B1"/>
    <w:rsid w:val="005677AA"/>
    <w:rsid w:val="00567EB8"/>
    <w:rsid w:val="00570A23"/>
    <w:rsid w:val="00571B5B"/>
    <w:rsid w:val="00575543"/>
    <w:rsid w:val="00575573"/>
    <w:rsid w:val="005806FF"/>
    <w:rsid w:val="00580EAD"/>
    <w:rsid w:val="00582C93"/>
    <w:rsid w:val="00585214"/>
    <w:rsid w:val="005A1DEF"/>
    <w:rsid w:val="005A21DE"/>
    <w:rsid w:val="005B1500"/>
    <w:rsid w:val="005B1E38"/>
    <w:rsid w:val="005B310A"/>
    <w:rsid w:val="005B422D"/>
    <w:rsid w:val="005B489C"/>
    <w:rsid w:val="005B6290"/>
    <w:rsid w:val="005C0686"/>
    <w:rsid w:val="005C18EE"/>
    <w:rsid w:val="005C3930"/>
    <w:rsid w:val="005C5CB7"/>
    <w:rsid w:val="005C7ADB"/>
    <w:rsid w:val="005D124A"/>
    <w:rsid w:val="005D6D3D"/>
    <w:rsid w:val="005E16F0"/>
    <w:rsid w:val="005E1ADC"/>
    <w:rsid w:val="005E754E"/>
    <w:rsid w:val="005F2988"/>
    <w:rsid w:val="005F75C8"/>
    <w:rsid w:val="00607F94"/>
    <w:rsid w:val="006101C2"/>
    <w:rsid w:val="006101E4"/>
    <w:rsid w:val="0061250F"/>
    <w:rsid w:val="00615BF8"/>
    <w:rsid w:val="00620F6F"/>
    <w:rsid w:val="00624467"/>
    <w:rsid w:val="00640D53"/>
    <w:rsid w:val="00640D75"/>
    <w:rsid w:val="00641BCD"/>
    <w:rsid w:val="0064631E"/>
    <w:rsid w:val="00650DAD"/>
    <w:rsid w:val="00652D33"/>
    <w:rsid w:val="006544D2"/>
    <w:rsid w:val="00662E49"/>
    <w:rsid w:val="006678B9"/>
    <w:rsid w:val="00680286"/>
    <w:rsid w:val="00683DD9"/>
    <w:rsid w:val="00683E67"/>
    <w:rsid w:val="00684153"/>
    <w:rsid w:val="00684F71"/>
    <w:rsid w:val="00686B94"/>
    <w:rsid w:val="00693533"/>
    <w:rsid w:val="00693BEA"/>
    <w:rsid w:val="006946F1"/>
    <w:rsid w:val="00695B54"/>
    <w:rsid w:val="006A1079"/>
    <w:rsid w:val="006A1391"/>
    <w:rsid w:val="006A2702"/>
    <w:rsid w:val="006A2C48"/>
    <w:rsid w:val="006A50C1"/>
    <w:rsid w:val="006A6F31"/>
    <w:rsid w:val="006A76D2"/>
    <w:rsid w:val="006B4070"/>
    <w:rsid w:val="006B5AB0"/>
    <w:rsid w:val="006C5D1D"/>
    <w:rsid w:val="006D36BA"/>
    <w:rsid w:val="006D6A2B"/>
    <w:rsid w:val="006D7B8E"/>
    <w:rsid w:val="006E0074"/>
    <w:rsid w:val="006E2BB0"/>
    <w:rsid w:val="006E2D2B"/>
    <w:rsid w:val="006F152B"/>
    <w:rsid w:val="006F47D4"/>
    <w:rsid w:val="006F55CB"/>
    <w:rsid w:val="006F7EC1"/>
    <w:rsid w:val="00701337"/>
    <w:rsid w:val="00703C09"/>
    <w:rsid w:val="00704762"/>
    <w:rsid w:val="00705503"/>
    <w:rsid w:val="00705752"/>
    <w:rsid w:val="00707333"/>
    <w:rsid w:val="007126D3"/>
    <w:rsid w:val="007146BB"/>
    <w:rsid w:val="00726A40"/>
    <w:rsid w:val="00727186"/>
    <w:rsid w:val="00733A1F"/>
    <w:rsid w:val="0074121B"/>
    <w:rsid w:val="0074265E"/>
    <w:rsid w:val="00750D82"/>
    <w:rsid w:val="00754096"/>
    <w:rsid w:val="00755481"/>
    <w:rsid w:val="007638F6"/>
    <w:rsid w:val="0077170F"/>
    <w:rsid w:val="007720E4"/>
    <w:rsid w:val="007776E2"/>
    <w:rsid w:val="00780E15"/>
    <w:rsid w:val="0078303E"/>
    <w:rsid w:val="00783D98"/>
    <w:rsid w:val="0078686E"/>
    <w:rsid w:val="00786B38"/>
    <w:rsid w:val="00794641"/>
    <w:rsid w:val="0079528E"/>
    <w:rsid w:val="00797178"/>
    <w:rsid w:val="007A46AD"/>
    <w:rsid w:val="007A5B91"/>
    <w:rsid w:val="007A7AF7"/>
    <w:rsid w:val="007B1257"/>
    <w:rsid w:val="007B6BE7"/>
    <w:rsid w:val="007C15CB"/>
    <w:rsid w:val="007C2854"/>
    <w:rsid w:val="007C2F49"/>
    <w:rsid w:val="007C3F18"/>
    <w:rsid w:val="007C5693"/>
    <w:rsid w:val="007D2681"/>
    <w:rsid w:val="007D473F"/>
    <w:rsid w:val="007E0F5C"/>
    <w:rsid w:val="007E2426"/>
    <w:rsid w:val="007E5C03"/>
    <w:rsid w:val="007E67F3"/>
    <w:rsid w:val="007E68D4"/>
    <w:rsid w:val="007E7C25"/>
    <w:rsid w:val="007F61F1"/>
    <w:rsid w:val="008100FD"/>
    <w:rsid w:val="00810369"/>
    <w:rsid w:val="00812EAD"/>
    <w:rsid w:val="00814340"/>
    <w:rsid w:val="008147F0"/>
    <w:rsid w:val="0082489E"/>
    <w:rsid w:val="008256A8"/>
    <w:rsid w:val="00827F0F"/>
    <w:rsid w:val="008311B8"/>
    <w:rsid w:val="00835824"/>
    <w:rsid w:val="00842785"/>
    <w:rsid w:val="00843D05"/>
    <w:rsid w:val="00843EC6"/>
    <w:rsid w:val="00845FA3"/>
    <w:rsid w:val="00851799"/>
    <w:rsid w:val="00852340"/>
    <w:rsid w:val="00853783"/>
    <w:rsid w:val="00853A81"/>
    <w:rsid w:val="00855379"/>
    <w:rsid w:val="00862D5B"/>
    <w:rsid w:val="0086403C"/>
    <w:rsid w:val="00864384"/>
    <w:rsid w:val="00864D0D"/>
    <w:rsid w:val="00864EA8"/>
    <w:rsid w:val="00864FD1"/>
    <w:rsid w:val="008747B7"/>
    <w:rsid w:val="00881429"/>
    <w:rsid w:val="00885041"/>
    <w:rsid w:val="00885DBF"/>
    <w:rsid w:val="00886089"/>
    <w:rsid w:val="00887840"/>
    <w:rsid w:val="008A06BE"/>
    <w:rsid w:val="008A1086"/>
    <w:rsid w:val="008A13DE"/>
    <w:rsid w:val="008A1A1D"/>
    <w:rsid w:val="008A38C0"/>
    <w:rsid w:val="008B2FF8"/>
    <w:rsid w:val="008B5BAE"/>
    <w:rsid w:val="008B7130"/>
    <w:rsid w:val="008C35E9"/>
    <w:rsid w:val="008C3772"/>
    <w:rsid w:val="008C38D9"/>
    <w:rsid w:val="008C6EB0"/>
    <w:rsid w:val="008D1E59"/>
    <w:rsid w:val="008D41C1"/>
    <w:rsid w:val="008D66DE"/>
    <w:rsid w:val="008E4B1A"/>
    <w:rsid w:val="008F05E9"/>
    <w:rsid w:val="008F7543"/>
    <w:rsid w:val="008F79D9"/>
    <w:rsid w:val="0090352F"/>
    <w:rsid w:val="009160D9"/>
    <w:rsid w:val="0091761F"/>
    <w:rsid w:val="00917B4B"/>
    <w:rsid w:val="009234D1"/>
    <w:rsid w:val="00924C22"/>
    <w:rsid w:val="009259B1"/>
    <w:rsid w:val="00925F61"/>
    <w:rsid w:val="00927191"/>
    <w:rsid w:val="00935C4B"/>
    <w:rsid w:val="00936F3B"/>
    <w:rsid w:val="009374AF"/>
    <w:rsid w:val="00937717"/>
    <w:rsid w:val="00944370"/>
    <w:rsid w:val="00945583"/>
    <w:rsid w:val="0094736E"/>
    <w:rsid w:val="0094744E"/>
    <w:rsid w:val="009518F4"/>
    <w:rsid w:val="00952B4F"/>
    <w:rsid w:val="00954CD4"/>
    <w:rsid w:val="009557E0"/>
    <w:rsid w:val="00956FF2"/>
    <w:rsid w:val="00957047"/>
    <w:rsid w:val="00960783"/>
    <w:rsid w:val="009648F4"/>
    <w:rsid w:val="0097095F"/>
    <w:rsid w:val="00970D91"/>
    <w:rsid w:val="00975CF8"/>
    <w:rsid w:val="0097649C"/>
    <w:rsid w:val="00976785"/>
    <w:rsid w:val="00983139"/>
    <w:rsid w:val="00984BA9"/>
    <w:rsid w:val="00984C47"/>
    <w:rsid w:val="009850D1"/>
    <w:rsid w:val="00985566"/>
    <w:rsid w:val="0099454A"/>
    <w:rsid w:val="009A0033"/>
    <w:rsid w:val="009A0DD2"/>
    <w:rsid w:val="009A4866"/>
    <w:rsid w:val="009A730C"/>
    <w:rsid w:val="009B17C6"/>
    <w:rsid w:val="009B2144"/>
    <w:rsid w:val="009B2265"/>
    <w:rsid w:val="009C26B1"/>
    <w:rsid w:val="009C2DBC"/>
    <w:rsid w:val="009C5B71"/>
    <w:rsid w:val="009E3FA6"/>
    <w:rsid w:val="009E5FFE"/>
    <w:rsid w:val="009E6870"/>
    <w:rsid w:val="009F0A49"/>
    <w:rsid w:val="009F17B6"/>
    <w:rsid w:val="009F6EFC"/>
    <w:rsid w:val="00A03ECD"/>
    <w:rsid w:val="00A043B2"/>
    <w:rsid w:val="00A06BC6"/>
    <w:rsid w:val="00A07707"/>
    <w:rsid w:val="00A07E5E"/>
    <w:rsid w:val="00A126BC"/>
    <w:rsid w:val="00A12E5A"/>
    <w:rsid w:val="00A17BF7"/>
    <w:rsid w:val="00A229EE"/>
    <w:rsid w:val="00A276EB"/>
    <w:rsid w:val="00A27ACB"/>
    <w:rsid w:val="00A35EA6"/>
    <w:rsid w:val="00A43C04"/>
    <w:rsid w:val="00A44598"/>
    <w:rsid w:val="00A50CFA"/>
    <w:rsid w:val="00A52911"/>
    <w:rsid w:val="00A55E91"/>
    <w:rsid w:val="00A613FB"/>
    <w:rsid w:val="00A653F5"/>
    <w:rsid w:val="00A657AD"/>
    <w:rsid w:val="00A672A2"/>
    <w:rsid w:val="00A72AF1"/>
    <w:rsid w:val="00A75F95"/>
    <w:rsid w:val="00A76A90"/>
    <w:rsid w:val="00A8477E"/>
    <w:rsid w:val="00A8481D"/>
    <w:rsid w:val="00A85A40"/>
    <w:rsid w:val="00A86EFE"/>
    <w:rsid w:val="00A90644"/>
    <w:rsid w:val="00A9269D"/>
    <w:rsid w:val="00AA0F83"/>
    <w:rsid w:val="00AA20DF"/>
    <w:rsid w:val="00AB0535"/>
    <w:rsid w:val="00AB1DAD"/>
    <w:rsid w:val="00AB39F4"/>
    <w:rsid w:val="00AB7061"/>
    <w:rsid w:val="00AC1CDE"/>
    <w:rsid w:val="00AC288F"/>
    <w:rsid w:val="00AC31D9"/>
    <w:rsid w:val="00AC35E2"/>
    <w:rsid w:val="00AC379B"/>
    <w:rsid w:val="00AD3BCD"/>
    <w:rsid w:val="00AD7941"/>
    <w:rsid w:val="00AE23FF"/>
    <w:rsid w:val="00AE26E6"/>
    <w:rsid w:val="00AE79EE"/>
    <w:rsid w:val="00AF7CBD"/>
    <w:rsid w:val="00AF7EA6"/>
    <w:rsid w:val="00B00194"/>
    <w:rsid w:val="00B006A0"/>
    <w:rsid w:val="00B02410"/>
    <w:rsid w:val="00B07FF3"/>
    <w:rsid w:val="00B11BA0"/>
    <w:rsid w:val="00B17F0C"/>
    <w:rsid w:val="00B207BD"/>
    <w:rsid w:val="00B22028"/>
    <w:rsid w:val="00B232D3"/>
    <w:rsid w:val="00B310D2"/>
    <w:rsid w:val="00B330EE"/>
    <w:rsid w:val="00B35F3D"/>
    <w:rsid w:val="00B403B2"/>
    <w:rsid w:val="00B429D7"/>
    <w:rsid w:val="00B43E5B"/>
    <w:rsid w:val="00B5077E"/>
    <w:rsid w:val="00B540E8"/>
    <w:rsid w:val="00B568F0"/>
    <w:rsid w:val="00B569C2"/>
    <w:rsid w:val="00B64EB9"/>
    <w:rsid w:val="00B65955"/>
    <w:rsid w:val="00B673EB"/>
    <w:rsid w:val="00B70616"/>
    <w:rsid w:val="00B71A4E"/>
    <w:rsid w:val="00B71D94"/>
    <w:rsid w:val="00B8012F"/>
    <w:rsid w:val="00B80441"/>
    <w:rsid w:val="00B804BD"/>
    <w:rsid w:val="00B80587"/>
    <w:rsid w:val="00B81922"/>
    <w:rsid w:val="00B85974"/>
    <w:rsid w:val="00B871F5"/>
    <w:rsid w:val="00B878E3"/>
    <w:rsid w:val="00B918D4"/>
    <w:rsid w:val="00B92F52"/>
    <w:rsid w:val="00B93F99"/>
    <w:rsid w:val="00BB4A65"/>
    <w:rsid w:val="00BC011B"/>
    <w:rsid w:val="00BC195C"/>
    <w:rsid w:val="00BC3AEF"/>
    <w:rsid w:val="00BC631F"/>
    <w:rsid w:val="00BC6FF1"/>
    <w:rsid w:val="00BD0B79"/>
    <w:rsid w:val="00BD34E0"/>
    <w:rsid w:val="00BD3934"/>
    <w:rsid w:val="00BD414B"/>
    <w:rsid w:val="00BD48A1"/>
    <w:rsid w:val="00BD4EA9"/>
    <w:rsid w:val="00BE0B87"/>
    <w:rsid w:val="00BE1F04"/>
    <w:rsid w:val="00BE2492"/>
    <w:rsid w:val="00BE2665"/>
    <w:rsid w:val="00BE5EEC"/>
    <w:rsid w:val="00BE68A1"/>
    <w:rsid w:val="00BF022A"/>
    <w:rsid w:val="00BF347A"/>
    <w:rsid w:val="00BF4391"/>
    <w:rsid w:val="00C00781"/>
    <w:rsid w:val="00C009B5"/>
    <w:rsid w:val="00C046E7"/>
    <w:rsid w:val="00C06C07"/>
    <w:rsid w:val="00C11AF0"/>
    <w:rsid w:val="00C16E3E"/>
    <w:rsid w:val="00C334BA"/>
    <w:rsid w:val="00C35175"/>
    <w:rsid w:val="00C35912"/>
    <w:rsid w:val="00C42B77"/>
    <w:rsid w:val="00C47F79"/>
    <w:rsid w:val="00C52232"/>
    <w:rsid w:val="00C55762"/>
    <w:rsid w:val="00C56CC3"/>
    <w:rsid w:val="00C579D5"/>
    <w:rsid w:val="00C61AD2"/>
    <w:rsid w:val="00C63264"/>
    <w:rsid w:val="00C6496B"/>
    <w:rsid w:val="00C670CD"/>
    <w:rsid w:val="00C751F4"/>
    <w:rsid w:val="00C76D3D"/>
    <w:rsid w:val="00C775DF"/>
    <w:rsid w:val="00C81789"/>
    <w:rsid w:val="00C81E0C"/>
    <w:rsid w:val="00C92E44"/>
    <w:rsid w:val="00C9481C"/>
    <w:rsid w:val="00C9721A"/>
    <w:rsid w:val="00CA1996"/>
    <w:rsid w:val="00CA6A32"/>
    <w:rsid w:val="00CA6D87"/>
    <w:rsid w:val="00CB0E41"/>
    <w:rsid w:val="00CB5046"/>
    <w:rsid w:val="00CB74D5"/>
    <w:rsid w:val="00CC0A26"/>
    <w:rsid w:val="00CC1F8C"/>
    <w:rsid w:val="00CC2248"/>
    <w:rsid w:val="00CC2FD3"/>
    <w:rsid w:val="00CC45FD"/>
    <w:rsid w:val="00CC68F6"/>
    <w:rsid w:val="00CE21BB"/>
    <w:rsid w:val="00CE30C9"/>
    <w:rsid w:val="00CE49FD"/>
    <w:rsid w:val="00CE73B6"/>
    <w:rsid w:val="00CF1DFC"/>
    <w:rsid w:val="00CF2442"/>
    <w:rsid w:val="00CF2CD1"/>
    <w:rsid w:val="00CF3981"/>
    <w:rsid w:val="00CF46AD"/>
    <w:rsid w:val="00CF5264"/>
    <w:rsid w:val="00D001B3"/>
    <w:rsid w:val="00D03036"/>
    <w:rsid w:val="00D1331F"/>
    <w:rsid w:val="00D15E1C"/>
    <w:rsid w:val="00D1797F"/>
    <w:rsid w:val="00D2659F"/>
    <w:rsid w:val="00D27444"/>
    <w:rsid w:val="00D32F7F"/>
    <w:rsid w:val="00D4284B"/>
    <w:rsid w:val="00D42F14"/>
    <w:rsid w:val="00D46DBA"/>
    <w:rsid w:val="00D47BF3"/>
    <w:rsid w:val="00D47ED8"/>
    <w:rsid w:val="00D51E9D"/>
    <w:rsid w:val="00D55701"/>
    <w:rsid w:val="00D60F85"/>
    <w:rsid w:val="00D62601"/>
    <w:rsid w:val="00D7370D"/>
    <w:rsid w:val="00D750BA"/>
    <w:rsid w:val="00D76997"/>
    <w:rsid w:val="00D77B8F"/>
    <w:rsid w:val="00D77B95"/>
    <w:rsid w:val="00D8202C"/>
    <w:rsid w:val="00D87B93"/>
    <w:rsid w:val="00D90D90"/>
    <w:rsid w:val="00D928E4"/>
    <w:rsid w:val="00D934F7"/>
    <w:rsid w:val="00D93542"/>
    <w:rsid w:val="00D93EC4"/>
    <w:rsid w:val="00D9419E"/>
    <w:rsid w:val="00D965C9"/>
    <w:rsid w:val="00DB05B4"/>
    <w:rsid w:val="00DB614E"/>
    <w:rsid w:val="00DB69F8"/>
    <w:rsid w:val="00DC5318"/>
    <w:rsid w:val="00DC6705"/>
    <w:rsid w:val="00DD0D61"/>
    <w:rsid w:val="00DD522F"/>
    <w:rsid w:val="00DD61C6"/>
    <w:rsid w:val="00DE6D05"/>
    <w:rsid w:val="00DF0FE2"/>
    <w:rsid w:val="00DF5C23"/>
    <w:rsid w:val="00E00221"/>
    <w:rsid w:val="00E04CBB"/>
    <w:rsid w:val="00E1055A"/>
    <w:rsid w:val="00E21B8E"/>
    <w:rsid w:val="00E25AF6"/>
    <w:rsid w:val="00E26A0A"/>
    <w:rsid w:val="00E30EFA"/>
    <w:rsid w:val="00E3439D"/>
    <w:rsid w:val="00E35A5E"/>
    <w:rsid w:val="00E36E81"/>
    <w:rsid w:val="00E434D6"/>
    <w:rsid w:val="00E71C62"/>
    <w:rsid w:val="00E731B5"/>
    <w:rsid w:val="00E77D7A"/>
    <w:rsid w:val="00E91596"/>
    <w:rsid w:val="00E92983"/>
    <w:rsid w:val="00E95D78"/>
    <w:rsid w:val="00E9708F"/>
    <w:rsid w:val="00EA2627"/>
    <w:rsid w:val="00EA431D"/>
    <w:rsid w:val="00EA475A"/>
    <w:rsid w:val="00EB017B"/>
    <w:rsid w:val="00EB51F3"/>
    <w:rsid w:val="00EB5D49"/>
    <w:rsid w:val="00EB61C4"/>
    <w:rsid w:val="00EC7FED"/>
    <w:rsid w:val="00ED1606"/>
    <w:rsid w:val="00ED1A0C"/>
    <w:rsid w:val="00ED665D"/>
    <w:rsid w:val="00ED6B6D"/>
    <w:rsid w:val="00EE11EF"/>
    <w:rsid w:val="00EE132C"/>
    <w:rsid w:val="00EE3A87"/>
    <w:rsid w:val="00EE4179"/>
    <w:rsid w:val="00EE42EC"/>
    <w:rsid w:val="00EF1060"/>
    <w:rsid w:val="00EF39F3"/>
    <w:rsid w:val="00EF4BB5"/>
    <w:rsid w:val="00F02995"/>
    <w:rsid w:val="00F03DF9"/>
    <w:rsid w:val="00F13419"/>
    <w:rsid w:val="00F148B9"/>
    <w:rsid w:val="00F15274"/>
    <w:rsid w:val="00F20B7C"/>
    <w:rsid w:val="00F24905"/>
    <w:rsid w:val="00F2781A"/>
    <w:rsid w:val="00F30742"/>
    <w:rsid w:val="00F4599A"/>
    <w:rsid w:val="00F46CC8"/>
    <w:rsid w:val="00F47D0E"/>
    <w:rsid w:val="00F516DB"/>
    <w:rsid w:val="00F54E5D"/>
    <w:rsid w:val="00F56787"/>
    <w:rsid w:val="00F576DF"/>
    <w:rsid w:val="00F61CA2"/>
    <w:rsid w:val="00F7016C"/>
    <w:rsid w:val="00F71906"/>
    <w:rsid w:val="00F756E5"/>
    <w:rsid w:val="00F763A5"/>
    <w:rsid w:val="00F769A0"/>
    <w:rsid w:val="00F7791D"/>
    <w:rsid w:val="00F80DBF"/>
    <w:rsid w:val="00F81851"/>
    <w:rsid w:val="00F839C5"/>
    <w:rsid w:val="00F85BB6"/>
    <w:rsid w:val="00F87940"/>
    <w:rsid w:val="00F87B0C"/>
    <w:rsid w:val="00F87C59"/>
    <w:rsid w:val="00F93DF5"/>
    <w:rsid w:val="00FA604C"/>
    <w:rsid w:val="00FB5343"/>
    <w:rsid w:val="00FB5D95"/>
    <w:rsid w:val="00FC1273"/>
    <w:rsid w:val="00FC463C"/>
    <w:rsid w:val="00FD2468"/>
    <w:rsid w:val="00FD5ADD"/>
    <w:rsid w:val="00FD773A"/>
    <w:rsid w:val="00FF301B"/>
    <w:rsid w:val="00FF7E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18C51"/>
  <w15:docId w15:val="{7CAA9950-B5F0-4E63-9556-02E1E5166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14078"/>
    <w:pPr>
      <w:suppressAutoHyphens/>
      <w:spacing w:after="0" w:line="240" w:lineRule="auto"/>
    </w:pPr>
    <w:rPr>
      <w:rFonts w:ascii="Times New Roman" w:eastAsia="Times New Roman" w:hAnsi="Times New Roman" w:cs="Times New Roman"/>
      <w:sz w:val="24"/>
      <w:szCs w:val="24"/>
      <w:lang w:eastAsia="ar-SA"/>
    </w:rPr>
  </w:style>
  <w:style w:type="paragraph" w:styleId="1">
    <w:name w:val="heading 1"/>
    <w:basedOn w:val="a0"/>
    <w:next w:val="a0"/>
    <w:link w:val="10"/>
    <w:uiPriority w:val="9"/>
    <w:qFormat/>
    <w:rsid w:val="009E687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0"/>
    <w:next w:val="a0"/>
    <w:link w:val="21"/>
    <w:qFormat/>
    <w:rsid w:val="00105C59"/>
    <w:pPr>
      <w:keepNext/>
      <w:suppressAutoHyphens w:val="0"/>
      <w:jc w:val="center"/>
      <w:outlineLvl w:val="1"/>
    </w:pPr>
    <w:rPr>
      <w:b/>
      <w:bCs/>
      <w:szCs w:val="20"/>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uiPriority w:val="99"/>
    <w:rsid w:val="00114078"/>
    <w:rPr>
      <w:color w:val="0000FF"/>
      <w:u w:val="single"/>
    </w:rPr>
  </w:style>
  <w:style w:type="table" w:styleId="a5">
    <w:name w:val="Table Grid"/>
    <w:basedOn w:val="a2"/>
    <w:uiPriority w:val="59"/>
    <w:rsid w:val="001140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0">
    <w:name w:val="Заголовок 21"/>
    <w:basedOn w:val="a0"/>
    <w:uiPriority w:val="1"/>
    <w:qFormat/>
    <w:rsid w:val="00114078"/>
    <w:pPr>
      <w:widowControl w:val="0"/>
      <w:suppressAutoHyphens w:val="0"/>
      <w:autoSpaceDE w:val="0"/>
      <w:autoSpaceDN w:val="0"/>
      <w:ind w:left="218" w:right="109" w:hanging="2"/>
      <w:jc w:val="both"/>
      <w:outlineLvl w:val="2"/>
    </w:pPr>
    <w:rPr>
      <w:lang w:val="en-US" w:eastAsia="en-US"/>
    </w:rPr>
  </w:style>
  <w:style w:type="paragraph" w:styleId="a6">
    <w:name w:val="Body Text"/>
    <w:basedOn w:val="a0"/>
    <w:link w:val="a7"/>
    <w:uiPriority w:val="99"/>
    <w:unhideWhenUsed/>
    <w:rsid w:val="00114078"/>
    <w:pPr>
      <w:suppressAutoHyphens w:val="0"/>
      <w:spacing w:after="120"/>
    </w:pPr>
    <w:rPr>
      <w:lang w:eastAsia="ru-RU"/>
    </w:rPr>
  </w:style>
  <w:style w:type="character" w:customStyle="1" w:styleId="a7">
    <w:name w:val="Основной текст Знак"/>
    <w:basedOn w:val="a1"/>
    <w:link w:val="a6"/>
    <w:uiPriority w:val="99"/>
    <w:rsid w:val="00114078"/>
    <w:rPr>
      <w:rFonts w:ascii="Times New Roman" w:eastAsia="Times New Roman" w:hAnsi="Times New Roman" w:cs="Times New Roman"/>
      <w:sz w:val="24"/>
      <w:szCs w:val="24"/>
      <w:lang w:eastAsia="ru-RU"/>
    </w:rPr>
  </w:style>
  <w:style w:type="paragraph" w:customStyle="1" w:styleId="3">
    <w:name w:val="[Ростех] Наименование Подраздела (Уровень 3)"/>
    <w:link w:val="30"/>
    <w:uiPriority w:val="99"/>
    <w:qFormat/>
    <w:rsid w:val="00886089"/>
    <w:pPr>
      <w:keepNext/>
      <w:keepLines/>
      <w:numPr>
        <w:ilvl w:val="1"/>
        <w:numId w:val="1"/>
      </w:numPr>
      <w:suppressAutoHyphens/>
      <w:spacing w:before="240" w:after="0" w:line="240" w:lineRule="auto"/>
      <w:outlineLvl w:val="2"/>
    </w:pPr>
    <w:rPr>
      <w:rFonts w:ascii="Proxima Nova ExCn Rg" w:eastAsia="Times New Roman" w:hAnsi="Proxima Nova ExCn Rg" w:cs="Times New Roman"/>
      <w:b/>
      <w:sz w:val="28"/>
      <w:szCs w:val="28"/>
      <w:lang w:eastAsia="ru-RU"/>
    </w:rPr>
  </w:style>
  <w:style w:type="paragraph" w:customStyle="1" w:styleId="2">
    <w:name w:val="[Ростех] Наименование Раздела (Уровень 2)"/>
    <w:uiPriority w:val="99"/>
    <w:qFormat/>
    <w:rsid w:val="00886089"/>
    <w:pPr>
      <w:keepNext/>
      <w:keepLines/>
      <w:numPr>
        <w:numId w:val="1"/>
      </w:numPr>
      <w:suppressAutoHyphens/>
      <w:spacing w:before="240" w:after="0" w:line="240" w:lineRule="auto"/>
      <w:jc w:val="center"/>
      <w:outlineLvl w:val="1"/>
    </w:pPr>
    <w:rPr>
      <w:rFonts w:ascii="Proxima Nova ExCn Rg" w:eastAsia="Times New Roman" w:hAnsi="Proxima Nova ExCn Rg" w:cs="Times New Roman"/>
      <w:b/>
      <w:sz w:val="28"/>
      <w:szCs w:val="28"/>
      <w:lang w:eastAsia="ru-RU"/>
    </w:rPr>
  </w:style>
  <w:style w:type="paragraph" w:customStyle="1" w:styleId="a">
    <w:name w:val="[Ростех] Простой текст (Без уровня)"/>
    <w:link w:val="a8"/>
    <w:uiPriority w:val="99"/>
    <w:qFormat/>
    <w:rsid w:val="00886089"/>
    <w:pPr>
      <w:numPr>
        <w:ilvl w:val="5"/>
        <w:numId w:val="1"/>
      </w:numPr>
      <w:suppressAutoHyphens/>
      <w:spacing w:before="120" w:after="0" w:line="240" w:lineRule="auto"/>
      <w:jc w:val="both"/>
    </w:pPr>
    <w:rPr>
      <w:rFonts w:ascii="Proxima Nova ExCn Rg" w:eastAsia="Times New Roman" w:hAnsi="Proxima Nova ExCn Rg" w:cs="Times New Roman"/>
      <w:sz w:val="28"/>
      <w:szCs w:val="28"/>
      <w:lang w:eastAsia="ru-RU"/>
    </w:rPr>
  </w:style>
  <w:style w:type="paragraph" w:customStyle="1" w:styleId="5">
    <w:name w:val="[Ростех] Текст Подпункта (Уровень 5)"/>
    <w:link w:val="50"/>
    <w:uiPriority w:val="99"/>
    <w:qFormat/>
    <w:rsid w:val="00886089"/>
    <w:pPr>
      <w:numPr>
        <w:ilvl w:val="3"/>
        <w:numId w:val="1"/>
      </w:numPr>
      <w:suppressAutoHyphens/>
      <w:spacing w:before="120" w:after="0" w:line="240" w:lineRule="auto"/>
      <w:jc w:val="both"/>
      <w:outlineLvl w:val="4"/>
    </w:pPr>
    <w:rPr>
      <w:rFonts w:ascii="Proxima Nova ExCn Rg" w:eastAsia="Times New Roman" w:hAnsi="Proxima Nova ExCn Rg" w:cs="Times New Roman"/>
      <w:sz w:val="28"/>
      <w:szCs w:val="28"/>
      <w:lang w:eastAsia="ru-RU"/>
    </w:rPr>
  </w:style>
  <w:style w:type="character" w:customStyle="1" w:styleId="50">
    <w:name w:val="[Ростех] Текст Подпункта (Уровень 5) Знак"/>
    <w:link w:val="5"/>
    <w:uiPriority w:val="99"/>
    <w:rsid w:val="00886089"/>
    <w:rPr>
      <w:rFonts w:ascii="Proxima Nova ExCn Rg" w:eastAsia="Times New Roman" w:hAnsi="Proxima Nova ExCn Rg" w:cs="Times New Roman"/>
      <w:sz w:val="28"/>
      <w:szCs w:val="28"/>
      <w:lang w:eastAsia="ru-RU"/>
    </w:rPr>
  </w:style>
  <w:style w:type="paragraph" w:customStyle="1" w:styleId="6">
    <w:name w:val="[Ростех] Текст Подпункта подпункта (Уровень 6)"/>
    <w:uiPriority w:val="99"/>
    <w:qFormat/>
    <w:rsid w:val="00886089"/>
    <w:pPr>
      <w:numPr>
        <w:ilvl w:val="4"/>
        <w:numId w:val="1"/>
      </w:numPr>
      <w:suppressAutoHyphens/>
      <w:spacing w:before="120" w:after="0" w:line="240" w:lineRule="auto"/>
      <w:jc w:val="both"/>
      <w:outlineLvl w:val="5"/>
    </w:pPr>
    <w:rPr>
      <w:rFonts w:ascii="Proxima Nova ExCn Rg" w:eastAsia="Times New Roman" w:hAnsi="Proxima Nova ExCn Rg" w:cs="Times New Roman"/>
      <w:sz w:val="28"/>
      <w:szCs w:val="28"/>
      <w:lang w:eastAsia="ru-RU"/>
    </w:rPr>
  </w:style>
  <w:style w:type="paragraph" w:customStyle="1" w:styleId="4">
    <w:name w:val="[Ростех] Текст Пункта (Уровень 4)"/>
    <w:link w:val="40"/>
    <w:uiPriority w:val="99"/>
    <w:qFormat/>
    <w:rsid w:val="00886089"/>
    <w:pPr>
      <w:numPr>
        <w:ilvl w:val="2"/>
        <w:numId w:val="1"/>
      </w:numPr>
      <w:suppressAutoHyphens/>
      <w:spacing w:before="120" w:after="0" w:line="240" w:lineRule="auto"/>
      <w:ind w:left="1702"/>
      <w:jc w:val="both"/>
      <w:outlineLvl w:val="3"/>
    </w:pPr>
    <w:rPr>
      <w:rFonts w:ascii="Proxima Nova ExCn Rg" w:eastAsia="Times New Roman" w:hAnsi="Proxima Nova ExCn Rg" w:cs="Times New Roman"/>
      <w:sz w:val="28"/>
      <w:szCs w:val="28"/>
      <w:lang w:eastAsia="ru-RU"/>
    </w:rPr>
  </w:style>
  <w:style w:type="character" w:customStyle="1" w:styleId="40">
    <w:name w:val="[Ростех] Текст Пункта (Уровень 4) Знак"/>
    <w:link w:val="4"/>
    <w:uiPriority w:val="99"/>
    <w:rsid w:val="00886089"/>
    <w:rPr>
      <w:rFonts w:ascii="Proxima Nova ExCn Rg" w:eastAsia="Times New Roman" w:hAnsi="Proxima Nova ExCn Rg" w:cs="Times New Roman"/>
      <w:sz w:val="28"/>
      <w:szCs w:val="28"/>
      <w:lang w:eastAsia="ru-RU"/>
    </w:rPr>
  </w:style>
  <w:style w:type="character" w:customStyle="1" w:styleId="a8">
    <w:name w:val="[Ростех] Простой текст (Без уровня) Знак"/>
    <w:link w:val="a"/>
    <w:uiPriority w:val="99"/>
    <w:rsid w:val="00886089"/>
    <w:rPr>
      <w:rFonts w:ascii="Proxima Nova ExCn Rg" w:eastAsia="Times New Roman" w:hAnsi="Proxima Nova ExCn Rg" w:cs="Times New Roman"/>
      <w:sz w:val="28"/>
      <w:szCs w:val="28"/>
      <w:lang w:eastAsia="ru-RU"/>
    </w:rPr>
  </w:style>
  <w:style w:type="paragraph" w:styleId="a9">
    <w:name w:val="List Paragraph"/>
    <w:aliases w:val="Ненумерованный список,Use Case List Paragraph,Bullet List,FooterText,numbered,Маркер,ТЗ список,Абзац списка литеральный,Bullet 1,Table-Normal,RSHB_Table-Normal,List Paragraph,Предусловия,Абзац маркированнный,SL_Абзац списка,UL,AC List 01"/>
    <w:basedOn w:val="a0"/>
    <w:link w:val="aa"/>
    <w:uiPriority w:val="34"/>
    <w:qFormat/>
    <w:rsid w:val="009A730C"/>
    <w:pPr>
      <w:suppressAutoHyphens w:val="0"/>
      <w:spacing w:after="200" w:line="276" w:lineRule="auto"/>
      <w:ind w:left="720"/>
      <w:contextualSpacing/>
    </w:pPr>
    <w:rPr>
      <w:rFonts w:ascii="Proxima Nova ExCn Rg" w:eastAsia="Calibri" w:hAnsi="Proxima Nova ExCn Rg"/>
      <w:sz w:val="28"/>
      <w:szCs w:val="28"/>
      <w:lang w:val="x-none" w:eastAsia="en-US"/>
    </w:rPr>
  </w:style>
  <w:style w:type="character" w:customStyle="1" w:styleId="aa">
    <w:name w:val="Абзац списка Знак"/>
    <w:aliases w:val="Ненумерованный список Знак,Use Case List Paragraph Знак,Bullet List Знак,FooterText Знак,numbered Знак,Маркер Знак,ТЗ список Знак,Абзац списка литеральный Знак,Bullet 1 Знак,Table-Normal Знак,RSHB_Table-Normal Знак,List Paragraph Знак"/>
    <w:link w:val="a9"/>
    <w:uiPriority w:val="34"/>
    <w:locked/>
    <w:rsid w:val="009A730C"/>
    <w:rPr>
      <w:rFonts w:ascii="Proxima Nova ExCn Rg" w:eastAsia="Calibri" w:hAnsi="Proxima Nova ExCn Rg" w:cs="Times New Roman"/>
      <w:sz w:val="28"/>
      <w:szCs w:val="28"/>
      <w:lang w:val="x-none"/>
    </w:rPr>
  </w:style>
  <w:style w:type="paragraph" w:styleId="ab">
    <w:name w:val="footer"/>
    <w:basedOn w:val="a0"/>
    <w:link w:val="ac"/>
    <w:unhideWhenUsed/>
    <w:rsid w:val="00F148B9"/>
    <w:pPr>
      <w:tabs>
        <w:tab w:val="center" w:pos="4677"/>
        <w:tab w:val="right" w:pos="9355"/>
      </w:tabs>
      <w:suppressAutoHyphens w:val="0"/>
    </w:pPr>
    <w:rPr>
      <w:rFonts w:ascii="Proxima Nova ExCn Rg" w:eastAsia="Calibri" w:hAnsi="Proxima Nova ExCn Rg"/>
      <w:sz w:val="28"/>
      <w:szCs w:val="28"/>
      <w:lang w:eastAsia="en-US"/>
    </w:rPr>
  </w:style>
  <w:style w:type="character" w:customStyle="1" w:styleId="ac">
    <w:name w:val="Нижний колонтитул Знак"/>
    <w:basedOn w:val="a1"/>
    <w:link w:val="ab"/>
    <w:rsid w:val="00F148B9"/>
    <w:rPr>
      <w:rFonts w:ascii="Proxima Nova ExCn Rg" w:eastAsia="Calibri" w:hAnsi="Proxima Nova ExCn Rg" w:cs="Times New Roman"/>
      <w:sz w:val="28"/>
      <w:szCs w:val="28"/>
    </w:rPr>
  </w:style>
  <w:style w:type="character" w:customStyle="1" w:styleId="30">
    <w:name w:val="[Ростех] Наименование Подраздела (Уровень 3) Знак"/>
    <w:link w:val="3"/>
    <w:uiPriority w:val="99"/>
    <w:rsid w:val="00F148B9"/>
    <w:rPr>
      <w:rFonts w:ascii="Proxima Nova ExCn Rg" w:eastAsia="Times New Roman" w:hAnsi="Proxima Nova ExCn Rg" w:cs="Times New Roman"/>
      <w:b/>
      <w:sz w:val="28"/>
      <w:szCs w:val="28"/>
      <w:lang w:eastAsia="ru-RU"/>
    </w:rPr>
  </w:style>
  <w:style w:type="paragraph" w:styleId="ad">
    <w:name w:val="Normal (Web)"/>
    <w:aliases w:val="Обычный (Web),Обычный (веб) Знак Знак,Обычный (Web) Знак Знак Знак"/>
    <w:basedOn w:val="a0"/>
    <w:link w:val="ae"/>
    <w:uiPriority w:val="99"/>
    <w:rsid w:val="008B7130"/>
    <w:pPr>
      <w:suppressAutoHyphens w:val="0"/>
      <w:ind w:firstLine="567"/>
      <w:jc w:val="both"/>
    </w:pPr>
    <w:rPr>
      <w:sz w:val="28"/>
      <w:lang w:val="x-none" w:eastAsia="ru-RU"/>
    </w:rPr>
  </w:style>
  <w:style w:type="paragraph" w:customStyle="1" w:styleId="Times12">
    <w:name w:val="Times 12"/>
    <w:basedOn w:val="a0"/>
    <w:rsid w:val="008B7130"/>
    <w:pPr>
      <w:suppressAutoHyphens w:val="0"/>
      <w:overflowPunct w:val="0"/>
      <w:autoSpaceDE w:val="0"/>
      <w:autoSpaceDN w:val="0"/>
      <w:adjustRightInd w:val="0"/>
      <w:ind w:firstLine="567"/>
      <w:jc w:val="both"/>
    </w:pPr>
    <w:rPr>
      <w:sz w:val="28"/>
      <w:szCs w:val="20"/>
      <w:lang w:eastAsia="ru-RU"/>
    </w:rPr>
  </w:style>
  <w:style w:type="character" w:customStyle="1" w:styleId="ae">
    <w:name w:val="Обычный (Интернет) Знак"/>
    <w:aliases w:val="Обычный (Web) Знак,Обычный (веб) Знак Знак Знак,Обычный (Web) Знак Знак Знак Знак"/>
    <w:link w:val="ad"/>
    <w:uiPriority w:val="99"/>
    <w:rsid w:val="008B7130"/>
    <w:rPr>
      <w:rFonts w:ascii="Times New Roman" w:eastAsia="Times New Roman" w:hAnsi="Times New Roman" w:cs="Times New Roman"/>
      <w:sz w:val="28"/>
      <w:szCs w:val="24"/>
      <w:lang w:val="x-none" w:eastAsia="ru-RU"/>
    </w:rPr>
  </w:style>
  <w:style w:type="paragraph" w:styleId="af">
    <w:name w:val="endnote text"/>
    <w:basedOn w:val="a0"/>
    <w:link w:val="af0"/>
    <w:rsid w:val="00010EC6"/>
    <w:pPr>
      <w:suppressAutoHyphens w:val="0"/>
      <w:ind w:firstLine="567"/>
      <w:jc w:val="both"/>
    </w:pPr>
    <w:rPr>
      <w:sz w:val="20"/>
      <w:szCs w:val="20"/>
      <w:lang w:val="x-none" w:eastAsia="ru-RU"/>
    </w:rPr>
  </w:style>
  <w:style w:type="character" w:customStyle="1" w:styleId="af0">
    <w:name w:val="Текст концевой сноски Знак"/>
    <w:basedOn w:val="a1"/>
    <w:link w:val="af"/>
    <w:rsid w:val="00010EC6"/>
    <w:rPr>
      <w:rFonts w:ascii="Times New Roman" w:eastAsia="Times New Roman" w:hAnsi="Times New Roman" w:cs="Times New Roman"/>
      <w:sz w:val="20"/>
      <w:szCs w:val="20"/>
      <w:lang w:val="x-none" w:eastAsia="ru-RU"/>
    </w:rPr>
  </w:style>
  <w:style w:type="paragraph" w:customStyle="1" w:styleId="ConsPlusNonformat">
    <w:name w:val="ConsPlusNonformat"/>
    <w:rsid w:val="00563041"/>
    <w:pPr>
      <w:autoSpaceDE w:val="0"/>
      <w:autoSpaceDN w:val="0"/>
      <w:adjustRightInd w:val="0"/>
      <w:spacing w:after="0" w:line="240" w:lineRule="auto"/>
    </w:pPr>
    <w:rPr>
      <w:rFonts w:ascii="Courier New" w:eastAsia="Calibri" w:hAnsi="Courier New" w:cs="Courier New"/>
      <w:sz w:val="20"/>
      <w:szCs w:val="20"/>
      <w:lang w:eastAsia="ru-RU"/>
    </w:rPr>
  </w:style>
  <w:style w:type="character" w:customStyle="1" w:styleId="blk">
    <w:name w:val="blk"/>
    <w:rsid w:val="00387CA6"/>
  </w:style>
  <w:style w:type="paragraph" w:customStyle="1" w:styleId="Style9">
    <w:name w:val="Style9"/>
    <w:basedOn w:val="a0"/>
    <w:uiPriority w:val="99"/>
    <w:rsid w:val="001D406A"/>
    <w:pPr>
      <w:widowControl w:val="0"/>
      <w:suppressAutoHyphens w:val="0"/>
      <w:autoSpaceDE w:val="0"/>
      <w:autoSpaceDN w:val="0"/>
      <w:adjustRightInd w:val="0"/>
      <w:jc w:val="center"/>
    </w:pPr>
    <w:rPr>
      <w:lang w:eastAsia="ru-RU"/>
    </w:rPr>
  </w:style>
  <w:style w:type="paragraph" w:styleId="af1">
    <w:name w:val="Body Text Indent"/>
    <w:basedOn w:val="a0"/>
    <w:link w:val="af2"/>
    <w:uiPriority w:val="99"/>
    <w:unhideWhenUsed/>
    <w:rsid w:val="001D406A"/>
    <w:pPr>
      <w:spacing w:after="120"/>
      <w:ind w:left="283"/>
    </w:pPr>
  </w:style>
  <w:style w:type="character" w:customStyle="1" w:styleId="af2">
    <w:name w:val="Основной текст с отступом Знак"/>
    <w:basedOn w:val="a1"/>
    <w:link w:val="af1"/>
    <w:uiPriority w:val="99"/>
    <w:rsid w:val="001D406A"/>
    <w:rPr>
      <w:rFonts w:ascii="Times New Roman" w:eastAsia="Times New Roman" w:hAnsi="Times New Roman" w:cs="Times New Roman"/>
      <w:sz w:val="24"/>
      <w:szCs w:val="24"/>
      <w:lang w:eastAsia="ar-SA"/>
    </w:rPr>
  </w:style>
  <w:style w:type="paragraph" w:customStyle="1" w:styleId="11">
    <w:name w:val="Абзац списка1"/>
    <w:basedOn w:val="a0"/>
    <w:rsid w:val="0094744E"/>
    <w:pPr>
      <w:suppressAutoHyphens w:val="0"/>
      <w:spacing w:after="200" w:line="276" w:lineRule="auto"/>
      <w:ind w:left="720"/>
      <w:contextualSpacing/>
    </w:pPr>
    <w:rPr>
      <w:rFonts w:ascii="Calibri" w:hAnsi="Calibri"/>
      <w:sz w:val="22"/>
      <w:szCs w:val="22"/>
      <w:lang w:eastAsia="en-US"/>
    </w:rPr>
  </w:style>
  <w:style w:type="paragraph" w:customStyle="1" w:styleId="-3">
    <w:name w:val="Пункт-3"/>
    <w:basedOn w:val="a0"/>
    <w:rsid w:val="00B81922"/>
    <w:pPr>
      <w:tabs>
        <w:tab w:val="num" w:pos="2553"/>
      </w:tabs>
      <w:suppressAutoHyphens w:val="0"/>
      <w:ind w:left="568" w:firstLine="709"/>
      <w:jc w:val="both"/>
    </w:pPr>
    <w:rPr>
      <w:rFonts w:eastAsia="Calibri"/>
      <w:sz w:val="28"/>
      <w:lang w:eastAsia="ru-RU"/>
    </w:rPr>
  </w:style>
  <w:style w:type="paragraph" w:customStyle="1" w:styleId="ConsPlusNormal">
    <w:name w:val="ConsPlusNormal"/>
    <w:link w:val="ConsPlusNormal0"/>
    <w:uiPriority w:val="99"/>
    <w:rsid w:val="00B81922"/>
    <w:pPr>
      <w:autoSpaceDE w:val="0"/>
      <w:autoSpaceDN w:val="0"/>
      <w:adjustRightInd w:val="0"/>
      <w:spacing w:after="0" w:line="240" w:lineRule="auto"/>
    </w:pPr>
    <w:rPr>
      <w:rFonts w:ascii="Times New Roman" w:eastAsia="Calibri" w:hAnsi="Times New Roman" w:cs="Times New Roman"/>
      <w:sz w:val="28"/>
      <w:szCs w:val="28"/>
      <w:lang w:eastAsia="ru-RU"/>
    </w:rPr>
  </w:style>
  <w:style w:type="character" w:customStyle="1" w:styleId="22">
    <w:name w:val="Основной текст (2)_"/>
    <w:link w:val="23"/>
    <w:uiPriority w:val="99"/>
    <w:rsid w:val="00D47ED8"/>
    <w:rPr>
      <w:shd w:val="clear" w:color="auto" w:fill="FFFFFF"/>
    </w:rPr>
  </w:style>
  <w:style w:type="paragraph" w:customStyle="1" w:styleId="23">
    <w:name w:val="Основной текст (2)"/>
    <w:basedOn w:val="a0"/>
    <w:link w:val="22"/>
    <w:uiPriority w:val="99"/>
    <w:rsid w:val="00D47ED8"/>
    <w:pPr>
      <w:widowControl w:val="0"/>
      <w:shd w:val="clear" w:color="auto" w:fill="FFFFFF"/>
      <w:suppressAutoHyphens w:val="0"/>
      <w:spacing w:after="120" w:line="0" w:lineRule="atLeast"/>
      <w:ind w:hanging="760"/>
    </w:pPr>
    <w:rPr>
      <w:rFonts w:asciiTheme="minorHAnsi" w:eastAsiaTheme="minorHAnsi" w:hAnsiTheme="minorHAnsi" w:cstheme="minorBidi"/>
      <w:sz w:val="22"/>
      <w:szCs w:val="22"/>
      <w:lang w:eastAsia="en-US"/>
    </w:rPr>
  </w:style>
  <w:style w:type="character" w:customStyle="1" w:styleId="24">
    <w:name w:val="Основной текст (2) + Полужирный"/>
    <w:rsid w:val="00D47ED8"/>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ru-RU" w:eastAsia="ru-RU" w:bidi="ru-RU"/>
    </w:rPr>
  </w:style>
  <w:style w:type="character" w:customStyle="1" w:styleId="295pt1pt">
    <w:name w:val="Основной текст (2) + 9;5 pt;Интервал 1 pt"/>
    <w:rsid w:val="00D47ED8"/>
    <w:rPr>
      <w:rFonts w:ascii="Times New Roman" w:eastAsia="Times New Roman" w:hAnsi="Times New Roman" w:cs="Times New Roman"/>
      <w:b w:val="0"/>
      <w:bCs w:val="0"/>
      <w:i w:val="0"/>
      <w:iCs w:val="0"/>
      <w:smallCaps w:val="0"/>
      <w:strike w:val="0"/>
      <w:color w:val="000000"/>
      <w:spacing w:val="20"/>
      <w:w w:val="100"/>
      <w:position w:val="0"/>
      <w:sz w:val="19"/>
      <w:szCs w:val="19"/>
      <w:u w:val="none"/>
      <w:shd w:val="clear" w:color="auto" w:fill="FFFFFF"/>
      <w:lang w:val="ru-RU" w:eastAsia="ru-RU" w:bidi="ru-RU"/>
    </w:rPr>
  </w:style>
  <w:style w:type="paragraph" w:styleId="af3">
    <w:name w:val="Balloon Text"/>
    <w:basedOn w:val="a0"/>
    <w:link w:val="af4"/>
    <w:uiPriority w:val="99"/>
    <w:semiHidden/>
    <w:unhideWhenUsed/>
    <w:rsid w:val="004E3302"/>
    <w:rPr>
      <w:rFonts w:ascii="Segoe UI" w:hAnsi="Segoe UI" w:cs="Segoe UI"/>
      <w:sz w:val="18"/>
      <w:szCs w:val="18"/>
    </w:rPr>
  </w:style>
  <w:style w:type="character" w:customStyle="1" w:styleId="af4">
    <w:name w:val="Текст выноски Знак"/>
    <w:basedOn w:val="a1"/>
    <w:link w:val="af3"/>
    <w:uiPriority w:val="99"/>
    <w:semiHidden/>
    <w:rsid w:val="004E3302"/>
    <w:rPr>
      <w:rFonts w:ascii="Segoe UI" w:eastAsia="Times New Roman" w:hAnsi="Segoe UI" w:cs="Segoe UI"/>
      <w:sz w:val="18"/>
      <w:szCs w:val="18"/>
      <w:lang w:eastAsia="ar-SA"/>
    </w:rPr>
  </w:style>
  <w:style w:type="character" w:customStyle="1" w:styleId="ConsPlusNormal0">
    <w:name w:val="ConsPlusNormal Знак"/>
    <w:link w:val="ConsPlusNormal"/>
    <w:uiPriority w:val="99"/>
    <w:rsid w:val="00C00781"/>
    <w:rPr>
      <w:rFonts w:ascii="Times New Roman" w:eastAsia="Calibri" w:hAnsi="Times New Roman" w:cs="Times New Roman"/>
      <w:sz w:val="28"/>
      <w:szCs w:val="28"/>
      <w:lang w:eastAsia="ru-RU"/>
    </w:rPr>
  </w:style>
  <w:style w:type="character" w:customStyle="1" w:styleId="af5">
    <w:name w:val="Основной текст + Полужирный"/>
    <w:aliases w:val="Интервал 0 pt"/>
    <w:uiPriority w:val="99"/>
    <w:rsid w:val="00C00781"/>
    <w:rPr>
      <w:rFonts w:ascii="Times New Roman" w:hAnsi="Times New Roman"/>
      <w:b/>
      <w:color w:val="000000"/>
      <w:spacing w:val="10"/>
      <w:w w:val="100"/>
      <w:position w:val="0"/>
      <w:sz w:val="17"/>
      <w:u w:val="none"/>
      <w:vertAlign w:val="baseline"/>
      <w:lang w:val="ru-RU" w:eastAsia="ru-RU"/>
    </w:rPr>
  </w:style>
  <w:style w:type="paragraph" w:customStyle="1" w:styleId="51">
    <w:name w:val="Основной текст5"/>
    <w:basedOn w:val="a0"/>
    <w:uiPriority w:val="99"/>
    <w:rsid w:val="00C00781"/>
    <w:pPr>
      <w:widowControl w:val="0"/>
      <w:shd w:val="clear" w:color="auto" w:fill="FFFFFF"/>
      <w:spacing w:line="240" w:lineRule="exact"/>
      <w:ind w:hanging="700"/>
      <w:jc w:val="both"/>
    </w:pPr>
    <w:rPr>
      <w:spacing w:val="8"/>
      <w:sz w:val="17"/>
      <w:szCs w:val="17"/>
    </w:rPr>
  </w:style>
  <w:style w:type="paragraph" w:styleId="25">
    <w:name w:val="Body Text 2"/>
    <w:basedOn w:val="a0"/>
    <w:link w:val="26"/>
    <w:uiPriority w:val="99"/>
    <w:semiHidden/>
    <w:unhideWhenUsed/>
    <w:rsid w:val="00693BEA"/>
    <w:pPr>
      <w:spacing w:after="120" w:line="480" w:lineRule="auto"/>
    </w:pPr>
  </w:style>
  <w:style w:type="character" w:customStyle="1" w:styleId="26">
    <w:name w:val="Основной текст 2 Знак"/>
    <w:basedOn w:val="a1"/>
    <w:link w:val="25"/>
    <w:uiPriority w:val="99"/>
    <w:semiHidden/>
    <w:rsid w:val="00693BEA"/>
    <w:rPr>
      <w:rFonts w:ascii="Times New Roman" w:eastAsia="Times New Roman" w:hAnsi="Times New Roman" w:cs="Times New Roman"/>
      <w:sz w:val="24"/>
      <w:szCs w:val="24"/>
      <w:lang w:eastAsia="ar-SA"/>
    </w:rPr>
  </w:style>
  <w:style w:type="paragraph" w:styleId="31">
    <w:name w:val="Body Text 3"/>
    <w:basedOn w:val="a0"/>
    <w:link w:val="32"/>
    <w:uiPriority w:val="99"/>
    <w:unhideWhenUsed/>
    <w:rsid w:val="00693BEA"/>
    <w:pPr>
      <w:spacing w:after="120"/>
    </w:pPr>
    <w:rPr>
      <w:sz w:val="16"/>
      <w:szCs w:val="16"/>
    </w:rPr>
  </w:style>
  <w:style w:type="character" w:customStyle="1" w:styleId="32">
    <w:name w:val="Основной текст 3 Знак"/>
    <w:basedOn w:val="a1"/>
    <w:link w:val="31"/>
    <w:uiPriority w:val="99"/>
    <w:rsid w:val="00693BEA"/>
    <w:rPr>
      <w:rFonts w:ascii="Times New Roman" w:eastAsia="Times New Roman" w:hAnsi="Times New Roman" w:cs="Times New Roman"/>
      <w:sz w:val="16"/>
      <w:szCs w:val="16"/>
      <w:lang w:eastAsia="ar-SA"/>
    </w:rPr>
  </w:style>
  <w:style w:type="paragraph" w:styleId="af6">
    <w:name w:val="No Spacing"/>
    <w:link w:val="af7"/>
    <w:uiPriority w:val="1"/>
    <w:qFormat/>
    <w:rsid w:val="00A86EFE"/>
    <w:pPr>
      <w:suppressAutoHyphens/>
      <w:spacing w:after="0" w:line="240" w:lineRule="auto"/>
    </w:pPr>
    <w:rPr>
      <w:rFonts w:ascii="Times New Roman" w:eastAsia="Times New Roman" w:hAnsi="Times New Roman" w:cs="Times New Roman"/>
      <w:sz w:val="24"/>
      <w:szCs w:val="24"/>
      <w:lang w:eastAsia="ar-SA"/>
    </w:rPr>
  </w:style>
  <w:style w:type="table" w:customStyle="1" w:styleId="12">
    <w:name w:val="Сетка таблицы1"/>
    <w:basedOn w:val="a2"/>
    <w:next w:val="a5"/>
    <w:uiPriority w:val="39"/>
    <w:rsid w:val="00474A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AF7CBD"/>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21">
    <w:name w:val="Заголовок 2 Знак"/>
    <w:basedOn w:val="a1"/>
    <w:link w:val="20"/>
    <w:rsid w:val="00105C59"/>
    <w:rPr>
      <w:rFonts w:ascii="Times New Roman" w:eastAsia="Times New Roman" w:hAnsi="Times New Roman" w:cs="Times New Roman"/>
      <w:b/>
      <w:bCs/>
      <w:sz w:val="24"/>
      <w:szCs w:val="20"/>
      <w:lang w:eastAsia="ru-RU"/>
    </w:rPr>
  </w:style>
  <w:style w:type="paragraph" w:customStyle="1" w:styleId="ConsNormal">
    <w:name w:val="ConsNormal"/>
    <w:rsid w:val="00105C59"/>
    <w:pPr>
      <w:widowControl w:val="0"/>
      <w:autoSpaceDE w:val="0"/>
      <w:autoSpaceDN w:val="0"/>
      <w:adjustRightInd w:val="0"/>
      <w:spacing w:after="0" w:line="240" w:lineRule="auto"/>
      <w:ind w:firstLine="720"/>
    </w:pPr>
    <w:rPr>
      <w:rFonts w:ascii="Times New Roman" w:eastAsia="Times New Roman" w:hAnsi="Times New Roman" w:cs="Times New Roman"/>
      <w:sz w:val="16"/>
      <w:szCs w:val="16"/>
      <w:lang w:eastAsia="ru-RU"/>
    </w:rPr>
  </w:style>
  <w:style w:type="paragraph" w:styleId="af8">
    <w:name w:val="Plain Text"/>
    <w:basedOn w:val="a0"/>
    <w:link w:val="af9"/>
    <w:uiPriority w:val="99"/>
    <w:rsid w:val="00105C59"/>
    <w:pPr>
      <w:suppressAutoHyphens w:val="0"/>
      <w:autoSpaceDE w:val="0"/>
      <w:autoSpaceDN w:val="0"/>
    </w:pPr>
    <w:rPr>
      <w:rFonts w:ascii="Courier New" w:hAnsi="Courier New" w:cs="Courier New"/>
      <w:sz w:val="20"/>
      <w:szCs w:val="20"/>
      <w:lang w:eastAsia="ru-RU"/>
    </w:rPr>
  </w:style>
  <w:style w:type="character" w:customStyle="1" w:styleId="af9">
    <w:name w:val="Текст Знак"/>
    <w:basedOn w:val="a1"/>
    <w:link w:val="af8"/>
    <w:uiPriority w:val="99"/>
    <w:rsid w:val="00105C59"/>
    <w:rPr>
      <w:rFonts w:ascii="Courier New" w:eastAsia="Times New Roman" w:hAnsi="Courier New" w:cs="Courier New"/>
      <w:sz w:val="20"/>
      <w:szCs w:val="20"/>
      <w:lang w:eastAsia="ru-RU"/>
    </w:rPr>
  </w:style>
  <w:style w:type="character" w:customStyle="1" w:styleId="10">
    <w:name w:val="Заголовок 1 Знак"/>
    <w:basedOn w:val="a1"/>
    <w:link w:val="1"/>
    <w:uiPriority w:val="9"/>
    <w:rsid w:val="009E6870"/>
    <w:rPr>
      <w:rFonts w:asciiTheme="majorHAnsi" w:eastAsiaTheme="majorEastAsia" w:hAnsiTheme="majorHAnsi" w:cstheme="majorBidi"/>
      <w:color w:val="2F5496" w:themeColor="accent1" w:themeShade="BF"/>
      <w:sz w:val="32"/>
      <w:szCs w:val="32"/>
      <w:lang w:eastAsia="ar-SA"/>
    </w:rPr>
  </w:style>
  <w:style w:type="character" w:customStyle="1" w:styleId="af7">
    <w:name w:val="Без интервала Знак"/>
    <w:link w:val="af6"/>
    <w:uiPriority w:val="1"/>
    <w:locked/>
    <w:rsid w:val="0097095F"/>
    <w:rPr>
      <w:rFonts w:ascii="Times New Roman" w:eastAsia="Times New Roman" w:hAnsi="Times New Roman" w:cs="Times New Roman"/>
      <w:sz w:val="24"/>
      <w:szCs w:val="24"/>
      <w:lang w:eastAsia="ar-SA"/>
    </w:rPr>
  </w:style>
  <w:style w:type="numbering" w:customStyle="1" w:styleId="WW8Num24">
    <w:name w:val="WW8Num24"/>
    <w:rsid w:val="0097095F"/>
    <w:pPr>
      <w:numPr>
        <w:numId w:val="2"/>
      </w:numPr>
    </w:pPr>
  </w:style>
  <w:style w:type="character" w:styleId="afa">
    <w:name w:val="Emphasis"/>
    <w:qFormat/>
    <w:rsid w:val="00102AD3"/>
    <w:rPr>
      <w:i/>
      <w:iCs/>
    </w:rPr>
  </w:style>
  <w:style w:type="character" w:styleId="afb">
    <w:name w:val="Strong"/>
    <w:uiPriority w:val="99"/>
    <w:qFormat/>
    <w:rsid w:val="009A0DD2"/>
    <w:rPr>
      <w:rFonts w:cs="Times New Roman"/>
      <w:b/>
    </w:rPr>
  </w:style>
  <w:style w:type="paragraph" w:customStyle="1" w:styleId="afc">
    <w:name w:val="Подподпункт"/>
    <w:basedOn w:val="a0"/>
    <w:link w:val="afd"/>
    <w:rsid w:val="0003321F"/>
    <w:pPr>
      <w:tabs>
        <w:tab w:val="num" w:pos="5104"/>
      </w:tabs>
      <w:suppressAutoHyphens w:val="0"/>
      <w:spacing w:before="120"/>
      <w:ind w:left="5104" w:hanging="567"/>
      <w:jc w:val="both"/>
    </w:pPr>
    <w:rPr>
      <w:snapToGrid w:val="0"/>
      <w:sz w:val="26"/>
      <w:szCs w:val="26"/>
      <w:lang w:eastAsia="ru-RU"/>
    </w:rPr>
  </w:style>
  <w:style w:type="character" w:customStyle="1" w:styleId="afd">
    <w:name w:val="Подподпункт Знак"/>
    <w:link w:val="afc"/>
    <w:locked/>
    <w:rsid w:val="0003321F"/>
    <w:rPr>
      <w:rFonts w:ascii="Times New Roman" w:eastAsia="Times New Roman" w:hAnsi="Times New Roman" w:cs="Times New Roman"/>
      <w:snapToGrid w:val="0"/>
      <w:sz w:val="26"/>
      <w:szCs w:val="26"/>
      <w:lang w:eastAsia="ru-RU"/>
    </w:rPr>
  </w:style>
  <w:style w:type="character" w:customStyle="1" w:styleId="yellow3">
    <w:name w:val="yellow3"/>
    <w:basedOn w:val="a1"/>
    <w:rsid w:val="006C5D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868214">
      <w:bodyDiv w:val="1"/>
      <w:marLeft w:val="0"/>
      <w:marRight w:val="0"/>
      <w:marTop w:val="0"/>
      <w:marBottom w:val="0"/>
      <w:divBdr>
        <w:top w:val="none" w:sz="0" w:space="0" w:color="auto"/>
        <w:left w:val="none" w:sz="0" w:space="0" w:color="auto"/>
        <w:bottom w:val="none" w:sz="0" w:space="0" w:color="auto"/>
        <w:right w:val="none" w:sz="0" w:space="0" w:color="auto"/>
      </w:divBdr>
      <w:divsChild>
        <w:div w:id="644818707">
          <w:marLeft w:val="0"/>
          <w:marRight w:val="0"/>
          <w:marTop w:val="0"/>
          <w:marBottom w:val="0"/>
          <w:divBdr>
            <w:top w:val="none" w:sz="0" w:space="0" w:color="auto"/>
            <w:left w:val="none" w:sz="0" w:space="0" w:color="auto"/>
            <w:bottom w:val="none" w:sz="0" w:space="0" w:color="auto"/>
            <w:right w:val="none" w:sz="0" w:space="0" w:color="auto"/>
          </w:divBdr>
          <w:divsChild>
            <w:div w:id="718668247">
              <w:marLeft w:val="0"/>
              <w:marRight w:val="0"/>
              <w:marTop w:val="0"/>
              <w:marBottom w:val="0"/>
              <w:divBdr>
                <w:top w:val="none" w:sz="0" w:space="0" w:color="auto"/>
                <w:left w:val="none" w:sz="0" w:space="0" w:color="auto"/>
                <w:bottom w:val="none" w:sz="0" w:space="0" w:color="auto"/>
                <w:right w:val="none" w:sz="0" w:space="0" w:color="auto"/>
              </w:divBdr>
              <w:divsChild>
                <w:div w:id="1056978318">
                  <w:marLeft w:val="0"/>
                  <w:marRight w:val="0"/>
                  <w:marTop w:val="0"/>
                  <w:marBottom w:val="0"/>
                  <w:divBdr>
                    <w:top w:val="none" w:sz="0" w:space="0" w:color="auto"/>
                    <w:left w:val="none" w:sz="0" w:space="0" w:color="auto"/>
                    <w:bottom w:val="none" w:sz="0" w:space="0" w:color="auto"/>
                    <w:right w:val="none" w:sz="0" w:space="0" w:color="auto"/>
                  </w:divBdr>
                  <w:divsChild>
                    <w:div w:id="1306545239">
                      <w:marLeft w:val="0"/>
                      <w:marRight w:val="0"/>
                      <w:marTop w:val="0"/>
                      <w:marBottom w:val="0"/>
                      <w:divBdr>
                        <w:top w:val="none" w:sz="0" w:space="0" w:color="auto"/>
                        <w:left w:val="none" w:sz="0" w:space="0" w:color="auto"/>
                        <w:bottom w:val="none" w:sz="0" w:space="0" w:color="auto"/>
                        <w:right w:val="none" w:sz="0" w:space="0" w:color="auto"/>
                      </w:divBdr>
                      <w:divsChild>
                        <w:div w:id="1341932371">
                          <w:marLeft w:val="0"/>
                          <w:marRight w:val="0"/>
                          <w:marTop w:val="192"/>
                          <w:marBottom w:val="0"/>
                          <w:divBdr>
                            <w:top w:val="none" w:sz="0" w:space="0" w:color="auto"/>
                            <w:left w:val="none" w:sz="0" w:space="0" w:color="auto"/>
                            <w:bottom w:val="none" w:sz="0" w:space="0" w:color="auto"/>
                            <w:right w:val="none" w:sz="0" w:space="0" w:color="auto"/>
                          </w:divBdr>
                        </w:div>
                        <w:div w:id="1753236175">
                          <w:marLeft w:val="0"/>
                          <w:marRight w:val="0"/>
                          <w:marTop w:val="192"/>
                          <w:marBottom w:val="0"/>
                          <w:divBdr>
                            <w:top w:val="none" w:sz="0" w:space="0" w:color="auto"/>
                            <w:left w:val="none" w:sz="0" w:space="0" w:color="auto"/>
                            <w:bottom w:val="none" w:sz="0" w:space="0" w:color="auto"/>
                            <w:right w:val="none" w:sz="0" w:space="0" w:color="auto"/>
                          </w:divBdr>
                        </w:div>
                        <w:div w:id="499807254">
                          <w:marLeft w:val="0"/>
                          <w:marRight w:val="0"/>
                          <w:marTop w:val="192"/>
                          <w:marBottom w:val="0"/>
                          <w:divBdr>
                            <w:top w:val="none" w:sz="0" w:space="0" w:color="auto"/>
                            <w:left w:val="none" w:sz="0" w:space="0" w:color="auto"/>
                            <w:bottom w:val="none" w:sz="0" w:space="0" w:color="auto"/>
                            <w:right w:val="none" w:sz="0" w:space="0" w:color="auto"/>
                          </w:divBdr>
                        </w:div>
                        <w:div w:id="270094179">
                          <w:marLeft w:val="0"/>
                          <w:marRight w:val="0"/>
                          <w:marTop w:val="192"/>
                          <w:marBottom w:val="0"/>
                          <w:divBdr>
                            <w:top w:val="none" w:sz="0" w:space="0" w:color="auto"/>
                            <w:left w:val="none" w:sz="0" w:space="0" w:color="auto"/>
                            <w:bottom w:val="none" w:sz="0" w:space="0" w:color="auto"/>
                            <w:right w:val="none" w:sz="0" w:space="0" w:color="auto"/>
                          </w:divBdr>
                        </w:div>
                        <w:div w:id="603655632">
                          <w:marLeft w:val="0"/>
                          <w:marRight w:val="0"/>
                          <w:marTop w:val="192"/>
                          <w:marBottom w:val="0"/>
                          <w:divBdr>
                            <w:top w:val="none" w:sz="0" w:space="0" w:color="auto"/>
                            <w:left w:val="none" w:sz="0" w:space="0" w:color="auto"/>
                            <w:bottom w:val="none" w:sz="0" w:space="0" w:color="auto"/>
                            <w:right w:val="none" w:sz="0" w:space="0" w:color="auto"/>
                          </w:divBdr>
                        </w:div>
                        <w:div w:id="1752312541">
                          <w:marLeft w:val="0"/>
                          <w:marRight w:val="0"/>
                          <w:marTop w:val="192"/>
                          <w:marBottom w:val="0"/>
                          <w:divBdr>
                            <w:top w:val="none" w:sz="0" w:space="0" w:color="auto"/>
                            <w:left w:val="none" w:sz="0" w:space="0" w:color="auto"/>
                            <w:bottom w:val="none" w:sz="0" w:space="0" w:color="auto"/>
                            <w:right w:val="none" w:sz="0" w:space="0" w:color="auto"/>
                          </w:divBdr>
                        </w:div>
                        <w:div w:id="1810896931">
                          <w:marLeft w:val="0"/>
                          <w:marRight w:val="0"/>
                          <w:marTop w:val="192"/>
                          <w:marBottom w:val="0"/>
                          <w:divBdr>
                            <w:top w:val="none" w:sz="0" w:space="0" w:color="auto"/>
                            <w:left w:val="none" w:sz="0" w:space="0" w:color="auto"/>
                            <w:bottom w:val="none" w:sz="0" w:space="0" w:color="auto"/>
                            <w:right w:val="none" w:sz="0" w:space="0" w:color="auto"/>
                          </w:divBdr>
                        </w:div>
                        <w:div w:id="208807183">
                          <w:marLeft w:val="0"/>
                          <w:marRight w:val="0"/>
                          <w:marTop w:val="192"/>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215285">
      <w:bodyDiv w:val="1"/>
      <w:marLeft w:val="0"/>
      <w:marRight w:val="0"/>
      <w:marTop w:val="0"/>
      <w:marBottom w:val="0"/>
      <w:divBdr>
        <w:top w:val="none" w:sz="0" w:space="0" w:color="auto"/>
        <w:left w:val="none" w:sz="0" w:space="0" w:color="auto"/>
        <w:bottom w:val="none" w:sz="0" w:space="0" w:color="auto"/>
        <w:right w:val="none" w:sz="0" w:space="0" w:color="auto"/>
      </w:divBdr>
    </w:div>
    <w:div w:id="2055420070">
      <w:bodyDiv w:val="1"/>
      <w:marLeft w:val="0"/>
      <w:marRight w:val="0"/>
      <w:marTop w:val="0"/>
      <w:marBottom w:val="0"/>
      <w:divBdr>
        <w:top w:val="none" w:sz="0" w:space="0" w:color="auto"/>
        <w:left w:val="none" w:sz="0" w:space="0" w:color="auto"/>
        <w:bottom w:val="none" w:sz="0" w:space="0" w:color="auto"/>
        <w:right w:val="none" w:sz="0" w:space="0" w:color="auto"/>
      </w:divBdr>
    </w:div>
    <w:div w:id="2130977502">
      <w:bodyDiv w:val="1"/>
      <w:marLeft w:val="0"/>
      <w:marRight w:val="0"/>
      <w:marTop w:val="0"/>
      <w:marBottom w:val="0"/>
      <w:divBdr>
        <w:top w:val="none" w:sz="0" w:space="0" w:color="auto"/>
        <w:left w:val="none" w:sz="0" w:space="0" w:color="auto"/>
        <w:bottom w:val="none" w:sz="0" w:space="0" w:color="auto"/>
        <w:right w:val="none" w:sz="0" w:space="0" w:color="auto"/>
      </w:divBdr>
      <w:divsChild>
        <w:div w:id="1456635249">
          <w:marLeft w:val="0"/>
          <w:marRight w:val="0"/>
          <w:marTop w:val="0"/>
          <w:marBottom w:val="0"/>
          <w:divBdr>
            <w:top w:val="none" w:sz="0" w:space="0" w:color="auto"/>
            <w:left w:val="none" w:sz="0" w:space="0" w:color="auto"/>
            <w:bottom w:val="none" w:sz="0" w:space="0" w:color="auto"/>
            <w:right w:val="none" w:sz="0" w:space="0" w:color="auto"/>
          </w:divBdr>
          <w:divsChild>
            <w:div w:id="1901550437">
              <w:marLeft w:val="0"/>
              <w:marRight w:val="0"/>
              <w:marTop w:val="0"/>
              <w:marBottom w:val="0"/>
              <w:divBdr>
                <w:top w:val="none" w:sz="0" w:space="0" w:color="auto"/>
                <w:left w:val="none" w:sz="0" w:space="0" w:color="auto"/>
                <w:bottom w:val="none" w:sz="0" w:space="0" w:color="auto"/>
                <w:right w:val="none" w:sz="0" w:space="0" w:color="auto"/>
              </w:divBdr>
              <w:divsChild>
                <w:div w:id="1534272711">
                  <w:marLeft w:val="0"/>
                  <w:marRight w:val="0"/>
                  <w:marTop w:val="0"/>
                  <w:marBottom w:val="0"/>
                  <w:divBdr>
                    <w:top w:val="none" w:sz="0" w:space="0" w:color="auto"/>
                    <w:left w:val="none" w:sz="0" w:space="0" w:color="auto"/>
                    <w:bottom w:val="none" w:sz="0" w:space="0" w:color="auto"/>
                    <w:right w:val="none" w:sz="0" w:space="0" w:color="auto"/>
                  </w:divBdr>
                  <w:divsChild>
                    <w:div w:id="1363214692">
                      <w:marLeft w:val="0"/>
                      <w:marRight w:val="0"/>
                      <w:marTop w:val="0"/>
                      <w:marBottom w:val="0"/>
                      <w:divBdr>
                        <w:top w:val="none" w:sz="0" w:space="0" w:color="auto"/>
                        <w:left w:val="none" w:sz="0" w:space="0" w:color="auto"/>
                        <w:bottom w:val="none" w:sz="0" w:space="0" w:color="auto"/>
                        <w:right w:val="none" w:sz="0" w:space="0" w:color="auto"/>
                      </w:divBdr>
                      <w:divsChild>
                        <w:div w:id="1067604512">
                          <w:marLeft w:val="0"/>
                          <w:marRight w:val="0"/>
                          <w:marTop w:val="192"/>
                          <w:marBottom w:val="0"/>
                          <w:divBdr>
                            <w:top w:val="none" w:sz="0" w:space="0" w:color="auto"/>
                            <w:left w:val="none" w:sz="0" w:space="0" w:color="auto"/>
                            <w:bottom w:val="none" w:sz="0" w:space="0" w:color="auto"/>
                            <w:right w:val="none" w:sz="0" w:space="0" w:color="auto"/>
                          </w:divBdr>
                        </w:div>
                        <w:div w:id="473839548">
                          <w:marLeft w:val="0"/>
                          <w:marRight w:val="0"/>
                          <w:marTop w:val="192"/>
                          <w:marBottom w:val="0"/>
                          <w:divBdr>
                            <w:top w:val="none" w:sz="0" w:space="0" w:color="auto"/>
                            <w:left w:val="none" w:sz="0" w:space="0" w:color="auto"/>
                            <w:bottom w:val="none" w:sz="0" w:space="0" w:color="auto"/>
                            <w:right w:val="none" w:sz="0" w:space="0" w:color="auto"/>
                          </w:divBdr>
                        </w:div>
                        <w:div w:id="1153178929">
                          <w:marLeft w:val="0"/>
                          <w:marRight w:val="0"/>
                          <w:marTop w:val="192"/>
                          <w:marBottom w:val="0"/>
                          <w:divBdr>
                            <w:top w:val="none" w:sz="0" w:space="0" w:color="auto"/>
                            <w:left w:val="none" w:sz="0" w:space="0" w:color="auto"/>
                            <w:bottom w:val="none" w:sz="0" w:space="0" w:color="auto"/>
                            <w:right w:val="none" w:sz="0" w:space="0" w:color="auto"/>
                          </w:divBdr>
                        </w:div>
                        <w:div w:id="1599752849">
                          <w:marLeft w:val="0"/>
                          <w:marRight w:val="0"/>
                          <w:marTop w:val="192"/>
                          <w:marBottom w:val="0"/>
                          <w:divBdr>
                            <w:top w:val="none" w:sz="0" w:space="0" w:color="auto"/>
                            <w:left w:val="none" w:sz="0" w:space="0" w:color="auto"/>
                            <w:bottom w:val="none" w:sz="0" w:space="0" w:color="auto"/>
                            <w:right w:val="none" w:sz="0" w:space="0" w:color="auto"/>
                          </w:divBdr>
                        </w:div>
                        <w:div w:id="821190304">
                          <w:marLeft w:val="0"/>
                          <w:marRight w:val="0"/>
                          <w:marTop w:val="192"/>
                          <w:marBottom w:val="0"/>
                          <w:divBdr>
                            <w:top w:val="none" w:sz="0" w:space="0" w:color="auto"/>
                            <w:left w:val="none" w:sz="0" w:space="0" w:color="auto"/>
                            <w:bottom w:val="none" w:sz="0" w:space="0" w:color="auto"/>
                            <w:right w:val="none" w:sz="0" w:space="0" w:color="auto"/>
                          </w:divBdr>
                        </w:div>
                        <w:div w:id="1305622485">
                          <w:marLeft w:val="0"/>
                          <w:marRight w:val="0"/>
                          <w:marTop w:val="192"/>
                          <w:marBottom w:val="0"/>
                          <w:divBdr>
                            <w:top w:val="none" w:sz="0" w:space="0" w:color="auto"/>
                            <w:left w:val="none" w:sz="0" w:space="0" w:color="auto"/>
                            <w:bottom w:val="none" w:sz="0" w:space="0" w:color="auto"/>
                            <w:right w:val="none" w:sz="0" w:space="0" w:color="auto"/>
                          </w:divBdr>
                        </w:div>
                        <w:div w:id="1837106477">
                          <w:marLeft w:val="0"/>
                          <w:marRight w:val="0"/>
                          <w:marTop w:val="192"/>
                          <w:marBottom w:val="0"/>
                          <w:divBdr>
                            <w:top w:val="none" w:sz="0" w:space="0" w:color="auto"/>
                            <w:left w:val="none" w:sz="0" w:space="0" w:color="auto"/>
                            <w:bottom w:val="none" w:sz="0" w:space="0" w:color="auto"/>
                            <w:right w:val="none" w:sz="0" w:space="0" w:color="auto"/>
                          </w:divBdr>
                        </w:div>
                        <w:div w:id="603926808">
                          <w:marLeft w:val="0"/>
                          <w:marRight w:val="0"/>
                          <w:marTop w:val="192"/>
                          <w:marBottom w:val="0"/>
                          <w:divBdr>
                            <w:top w:val="none" w:sz="0" w:space="0" w:color="auto"/>
                            <w:left w:val="none" w:sz="0" w:space="0" w:color="auto"/>
                            <w:bottom w:val="none" w:sz="0" w:space="0" w:color="auto"/>
                            <w:right w:val="none" w:sz="0" w:space="0" w:color="auto"/>
                          </w:divBdr>
                        </w:div>
                        <w:div w:id="142432543">
                          <w:marLeft w:val="0"/>
                          <w:marRight w:val="0"/>
                          <w:marTop w:val="192"/>
                          <w:marBottom w:val="0"/>
                          <w:divBdr>
                            <w:top w:val="none" w:sz="0" w:space="0" w:color="auto"/>
                            <w:left w:val="none" w:sz="0" w:space="0" w:color="auto"/>
                            <w:bottom w:val="none" w:sz="0" w:space="0" w:color="auto"/>
                            <w:right w:val="none" w:sz="0" w:space="0" w:color="auto"/>
                          </w:divBdr>
                        </w:div>
                        <w:div w:id="419790675">
                          <w:marLeft w:val="0"/>
                          <w:marRight w:val="0"/>
                          <w:marTop w:val="192"/>
                          <w:marBottom w:val="0"/>
                          <w:divBdr>
                            <w:top w:val="none" w:sz="0" w:space="0" w:color="auto"/>
                            <w:left w:val="none" w:sz="0" w:space="0" w:color="auto"/>
                            <w:bottom w:val="none" w:sz="0" w:space="0" w:color="auto"/>
                            <w:right w:val="none" w:sz="0" w:space="0" w:color="auto"/>
                          </w:divBdr>
                        </w:div>
                        <w:div w:id="1385132844">
                          <w:marLeft w:val="0"/>
                          <w:marRight w:val="0"/>
                          <w:marTop w:val="192"/>
                          <w:marBottom w:val="0"/>
                          <w:divBdr>
                            <w:top w:val="none" w:sz="0" w:space="0" w:color="auto"/>
                            <w:left w:val="none" w:sz="0" w:space="0" w:color="auto"/>
                            <w:bottom w:val="none" w:sz="0" w:space="0" w:color="auto"/>
                            <w:right w:val="none" w:sz="0" w:space="0" w:color="auto"/>
                          </w:divBdr>
                        </w:div>
                        <w:div w:id="2097091744">
                          <w:marLeft w:val="0"/>
                          <w:marRight w:val="0"/>
                          <w:marTop w:val="192"/>
                          <w:marBottom w:val="0"/>
                          <w:divBdr>
                            <w:top w:val="none" w:sz="0" w:space="0" w:color="auto"/>
                            <w:left w:val="none" w:sz="0" w:space="0" w:color="auto"/>
                            <w:bottom w:val="none" w:sz="0" w:space="0" w:color="auto"/>
                            <w:right w:val="none" w:sz="0" w:space="0" w:color="auto"/>
                          </w:divBdr>
                        </w:div>
                        <w:div w:id="1310591817">
                          <w:marLeft w:val="0"/>
                          <w:marRight w:val="0"/>
                          <w:marTop w:val="192"/>
                          <w:marBottom w:val="0"/>
                          <w:divBdr>
                            <w:top w:val="none" w:sz="0" w:space="0" w:color="auto"/>
                            <w:left w:val="none" w:sz="0" w:space="0" w:color="auto"/>
                            <w:bottom w:val="none" w:sz="0" w:space="0" w:color="auto"/>
                            <w:right w:val="none" w:sz="0" w:space="0" w:color="auto"/>
                          </w:divBdr>
                        </w:div>
                        <w:div w:id="1794328176">
                          <w:marLeft w:val="0"/>
                          <w:marRight w:val="0"/>
                          <w:marTop w:val="192"/>
                          <w:marBottom w:val="0"/>
                          <w:divBdr>
                            <w:top w:val="none" w:sz="0" w:space="0" w:color="auto"/>
                            <w:left w:val="none" w:sz="0" w:space="0" w:color="auto"/>
                            <w:bottom w:val="none" w:sz="0" w:space="0" w:color="auto"/>
                            <w:right w:val="none" w:sz="0" w:space="0" w:color="auto"/>
                          </w:divBdr>
                        </w:div>
                        <w:div w:id="1342706447">
                          <w:marLeft w:val="0"/>
                          <w:marRight w:val="0"/>
                          <w:marTop w:val="192"/>
                          <w:marBottom w:val="0"/>
                          <w:divBdr>
                            <w:top w:val="none" w:sz="0" w:space="0" w:color="auto"/>
                            <w:left w:val="none" w:sz="0" w:space="0" w:color="auto"/>
                            <w:bottom w:val="none" w:sz="0" w:space="0" w:color="auto"/>
                            <w:right w:val="none" w:sz="0" w:space="0" w:color="auto"/>
                          </w:divBdr>
                        </w:div>
                        <w:div w:id="766657817">
                          <w:marLeft w:val="0"/>
                          <w:marRight w:val="0"/>
                          <w:marTop w:val="192"/>
                          <w:marBottom w:val="0"/>
                          <w:divBdr>
                            <w:top w:val="none" w:sz="0" w:space="0" w:color="auto"/>
                            <w:left w:val="none" w:sz="0" w:space="0" w:color="auto"/>
                            <w:bottom w:val="none" w:sz="0" w:space="0" w:color="auto"/>
                            <w:right w:val="none" w:sz="0" w:space="0" w:color="auto"/>
                          </w:divBdr>
                        </w:div>
                        <w:div w:id="2133397424">
                          <w:marLeft w:val="0"/>
                          <w:marRight w:val="0"/>
                          <w:marTop w:val="192"/>
                          <w:marBottom w:val="0"/>
                          <w:divBdr>
                            <w:top w:val="none" w:sz="0" w:space="0" w:color="auto"/>
                            <w:left w:val="none" w:sz="0" w:space="0" w:color="auto"/>
                            <w:bottom w:val="none" w:sz="0" w:space="0" w:color="auto"/>
                            <w:right w:val="none" w:sz="0" w:space="0" w:color="auto"/>
                          </w:divBdr>
                        </w:div>
                        <w:div w:id="1794980278">
                          <w:marLeft w:val="0"/>
                          <w:marRight w:val="0"/>
                          <w:marTop w:val="192"/>
                          <w:marBottom w:val="0"/>
                          <w:divBdr>
                            <w:top w:val="none" w:sz="0" w:space="0" w:color="auto"/>
                            <w:left w:val="none" w:sz="0" w:space="0" w:color="auto"/>
                            <w:bottom w:val="none" w:sz="0" w:space="0" w:color="auto"/>
                            <w:right w:val="none" w:sz="0" w:space="0" w:color="auto"/>
                          </w:divBdr>
                        </w:div>
                        <w:div w:id="303699362">
                          <w:marLeft w:val="0"/>
                          <w:marRight w:val="0"/>
                          <w:marTop w:val="192"/>
                          <w:marBottom w:val="0"/>
                          <w:divBdr>
                            <w:top w:val="none" w:sz="0" w:space="0" w:color="auto"/>
                            <w:left w:val="none" w:sz="0" w:space="0" w:color="auto"/>
                            <w:bottom w:val="none" w:sz="0" w:space="0" w:color="auto"/>
                            <w:right w:val="none" w:sz="0" w:space="0" w:color="auto"/>
                          </w:divBdr>
                        </w:div>
                        <w:div w:id="1792624775">
                          <w:marLeft w:val="0"/>
                          <w:marRight w:val="0"/>
                          <w:marTop w:val="192"/>
                          <w:marBottom w:val="0"/>
                          <w:divBdr>
                            <w:top w:val="none" w:sz="0" w:space="0" w:color="auto"/>
                            <w:left w:val="none" w:sz="0" w:space="0" w:color="auto"/>
                            <w:bottom w:val="none" w:sz="0" w:space="0" w:color="auto"/>
                            <w:right w:val="none" w:sz="0" w:space="0" w:color="auto"/>
                          </w:divBdr>
                        </w:div>
                        <w:div w:id="1988898710">
                          <w:marLeft w:val="0"/>
                          <w:marRight w:val="0"/>
                          <w:marTop w:val="192"/>
                          <w:marBottom w:val="0"/>
                          <w:divBdr>
                            <w:top w:val="none" w:sz="0" w:space="0" w:color="auto"/>
                            <w:left w:val="none" w:sz="0" w:space="0" w:color="auto"/>
                            <w:bottom w:val="none" w:sz="0" w:space="0" w:color="auto"/>
                            <w:right w:val="none" w:sz="0" w:space="0" w:color="auto"/>
                          </w:divBdr>
                        </w:div>
                        <w:div w:id="391200559">
                          <w:marLeft w:val="0"/>
                          <w:marRight w:val="0"/>
                          <w:marTop w:val="192"/>
                          <w:marBottom w:val="0"/>
                          <w:divBdr>
                            <w:top w:val="none" w:sz="0" w:space="0" w:color="auto"/>
                            <w:left w:val="none" w:sz="0" w:space="0" w:color="auto"/>
                            <w:bottom w:val="none" w:sz="0" w:space="0" w:color="auto"/>
                            <w:right w:val="none" w:sz="0" w:space="0" w:color="auto"/>
                          </w:divBdr>
                        </w:div>
                        <w:div w:id="188955584">
                          <w:marLeft w:val="0"/>
                          <w:marRight w:val="0"/>
                          <w:marTop w:val="192"/>
                          <w:marBottom w:val="0"/>
                          <w:divBdr>
                            <w:top w:val="none" w:sz="0" w:space="0" w:color="auto"/>
                            <w:left w:val="none" w:sz="0" w:space="0" w:color="auto"/>
                            <w:bottom w:val="none" w:sz="0" w:space="0" w:color="auto"/>
                            <w:right w:val="none" w:sz="0" w:space="0" w:color="auto"/>
                          </w:divBdr>
                        </w:div>
                        <w:div w:id="1140919079">
                          <w:marLeft w:val="0"/>
                          <w:marRight w:val="0"/>
                          <w:marTop w:val="192"/>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akupki.gov.ru/" TargetMode="External"/><Relationship Id="rId13" Type="http://schemas.openxmlformats.org/officeDocument/2006/relationships/hyperlink" Target="https://login.consultant.ru/link/?req=doc&amp;base=LAW&amp;n=43598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ogin.consultant.ru/link/?req=doc&amp;base=LAW&amp;n=435981"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zakupki.gov.r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223.rts-tender.ru" TargetMode="External"/><Relationship Id="rId4" Type="http://schemas.openxmlformats.org/officeDocument/2006/relationships/settings" Target="settings.xml"/><Relationship Id="rId9" Type="http://schemas.openxmlformats.org/officeDocument/2006/relationships/hyperlink" Target="https://223.rts-tender.ru"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0A28B-480E-44C1-9994-11613BB9D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19</Pages>
  <Words>9449</Words>
  <Characters>53864</Characters>
  <Application>Microsoft Office Word</Application>
  <DocSecurity>0</DocSecurity>
  <Lines>448</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63187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Tender</dc:creator>
  <cp:lastModifiedBy>Ильина Ольга Валентиновна</cp:lastModifiedBy>
  <cp:revision>14</cp:revision>
  <cp:lastPrinted>2024-05-03T02:09:00Z</cp:lastPrinted>
  <dcterms:created xsi:type="dcterms:W3CDTF">2025-12-08T06:03:00Z</dcterms:created>
  <dcterms:modified xsi:type="dcterms:W3CDTF">2025-12-08T07:05:00Z</dcterms:modified>
</cp:coreProperties>
</file>